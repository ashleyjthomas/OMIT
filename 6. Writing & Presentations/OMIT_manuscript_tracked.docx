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8686F" w14:textId="77777777" w:rsidR="005472B4" w:rsidRPr="00794EC7" w:rsidRDefault="00000000">
      <w:pPr>
        <w:pStyle w:val="Title"/>
        <w:rPr>
          <w:rFonts w:ascii="Times New Roman" w:hAnsi="Times New Roman" w:cs="Times New Roman"/>
          <w:color w:val="000000" w:themeColor="text1"/>
          <w:szCs w:val="24"/>
        </w:rPr>
      </w:pPr>
      <w:r>
        <w:rPr>
          <w:rFonts w:ascii="Times New Roman" w:hAnsi="Times New Roman" w:cs="Times New Roman"/>
          <w:color w:val="000000" w:themeColor="text1"/>
          <w:szCs w:val="24"/>
        </w:rPr>
        <w:t>Expectations of Emotional Intimacy in Close Relationships in Children and Adults</w:t>
      </w:r>
    </w:p>
    <w:p w14:paraId="5EBB45BC" w14:textId="77777777" w:rsidR="005472B4" w:rsidRPr="00794EC7" w:rsidRDefault="00000000">
      <w:pPr>
        <w:pStyle w:val="Author"/>
        <w:rPr>
          <w:color w:val="000000" w:themeColor="text1"/>
        </w:rPr>
      </w:pPr>
      <w:r>
        <w:rPr>
          <w:color w:val="000000" w:themeColor="text1"/>
        </w:rPr>
        <w:t>[Author names removed for anonymous review]</w:t>
      </w:r>
    </w:p>
    <w:p w14:paraId="516F2E37" w14:textId="77777777" w:rsidR="005472B4" w:rsidRPr="00794EC7" w:rsidRDefault="00000000">
      <w:pPr>
        <w:pStyle w:val="Date"/>
        <w:rPr>
          <w:color w:val="000000" w:themeColor="text1"/>
        </w:rPr>
      </w:pPr>
      <w:r>
        <w:rPr>
          <w:color w:val="000000" w:themeColor="text1"/>
        </w:rPr>
        <w:t>2026-07-01</w:t>
      </w:r>
    </w:p>
    <w:p w14:paraId="314CC38E" w14:textId="77777777" w:rsidR="005472B4" w:rsidRPr="00794EC7" w:rsidRDefault="00000000">
      <w:pPr>
        <w:pStyle w:val="AbstractTitle"/>
        <w:rPr>
          <w:color w:val="000000" w:themeColor="text1"/>
          <w:szCs w:val="24"/>
        </w:rPr>
      </w:pPr>
      <w:r>
        <w:rPr>
          <w:color w:val="000000" w:themeColor="text1"/>
          <w:szCs w:val="24"/>
        </w:rPr>
        <w:t>Abstract</w:t>
      </w:r>
    </w:p>
    <w:p w14:paraId="5B1A9720" w14:textId="0714DBE0" w:rsidR="0005248D" w:rsidRDefault="0005248D">
      <w:pPr>
        <w:pStyle w:val="FirstParagraph"/>
        <w:rPr>
          <w:b/>
          <w:bCs/>
          <w:color w:val="000000" w:themeColor="text1"/>
        </w:rPr>
      </w:pPr>
      <w:r>
        <w:rPr>
          <w:color w:val="000000" w:themeColor="text1"/>
        </w:rPr>
        <w:t xml:space="preserve">Humans across cultures distinguish intimate, close, or family-like relationships from those that are merely affiliative. One hallmark of such relationships is emotional intimacy, but little is known about how children think about emotional intimacy within relationships. </w:t>
      </w:r>
      <w:commentRangeStart w:id="0"/>
      <w:r>
        <w:rPr>
          <w:color w:val="000000" w:themeColor="text1"/>
        </w:rPr>
        <w:t xml:space="preserve">Across three studies</w:t>
      </w:r>
      <w:commentRangeEnd w:id="0"/>
      <w:r>
        <w:rPr>
          <w:rStyle w:val="CommentReference"/>
        </w:rPr>
        <w:commentReference w:id="0"/>
      </w:r>
      <w:r>
        <w:rPr>
          <w:color w:val="000000" w:themeColor="text1"/>
        </w:rPr>
        <w:t xml:space="preserve">, we ask how children, ages 6 to 9 years, and adults reason about the relation between the disclosure of emotions and social closeness. In Study 1 </w:t>
      </w:r>
      <w:del w:id="9001" w:author="Claude" w:date="2026-10-16T15:20:23Z">
        <w:r>
          <w:rPr>
            <w:color w:val="000000" w:themeColor="text1"/>
          </w:rPr>
          <w:delText xml:space="preserve">(n = XX)</w:delText>
        </w:r>
      </w:del>
      <w:ins w:id="9002" w:author="Claude" w:date="2026-10-16T15:20:23Z">
        <w:r>
          <w:rPr>
            <w:color w:val="000000" w:themeColor="text1"/>
          </w:rPr>
          <w:t xml:space="preserve">(n = 57 children, 47 adults)</w:t>
        </w:r>
      </w:ins>
      <w:r>
        <w:rPr>
          <w:color w:val="000000" w:themeColor="text1"/>
        </w:rPr>
        <w:t xml:space="preserve">, children used the disclosure of sad emotions, but not the disclosure of facts or happy emotions, to infer who was ‘best friends’, while adults used the disclosure of any emotion to infer who was ‘best friends’. </w:t>
      </w:r>
      <w:r>
        <w:t>In Study 2, children and adults expected best friends, but not friends, to be told sad emotions rather than facts, and did not expect happy emotions to be disclosed over facts in either relationship.</w:t>
      </w:r>
      <w:r>
        <w:rPr>
          <w:color w:val="000000" w:themeColor="text1"/>
        </w:rPr>
        <w:t xml:space="preserve"> Finally, we asked whether closeness is sufficient to predict disclosure, or whether the structure of a relationship also matters. We focus on mother–child relationships, because they are close but asymmetric in care. In Study 3, children and adults expected a child to disclose sad emotions to their mother, but not a friend’s mother, yet did not expect mothers to disclose sad emotions to their children, suggesting that expectations about disclosure track the direction of care within close relationships. Together, these results suggest that by the age of six years, children connect close social relationships with emotional intimacy and expect disclosure to follow the direction of care in asymmetric relationships.</w:t>
      </w:r>
    </w:p>
    <w:p w14:paraId="651585BC" w14:textId="32CC1A52" w:rsidR="005472B4" w:rsidRPr="00794EC7" w:rsidRDefault="00000000">
      <w:pPr>
        <w:pStyle w:val="FirstParagraph"/>
        <w:rPr>
          <w:color w:val="000000" w:themeColor="text1"/>
        </w:rPr>
      </w:pPr>
      <w:r>
        <w:rPr>
          <w:b/>
          <w:bCs/>
          <w:color w:val="000000" w:themeColor="text1"/>
        </w:rPr>
        <w:t>Word count:</w:t>
      </w:r>
      <w:r>
        <w:rPr>
          <w:color w:val="000000" w:themeColor="text1"/>
        </w:rPr>
        <w:t xml:space="preserve"> 9788 with figure captions and in line citations</w:t>
      </w:r>
    </w:p>
    <w:p w14:paraId="05B864ED" w14:textId="77777777" w:rsidR="005472B4" w:rsidRPr="00794EC7" w:rsidRDefault="00000000">
      <w:pPr>
        <w:pStyle w:val="Heading1"/>
        <w:rPr>
          <w:rFonts w:ascii="Times New Roman" w:hAnsi="Times New Roman" w:cs="Times New Roman"/>
          <w:color w:val="000000" w:themeColor="text1"/>
          <w:szCs w:val="24"/>
        </w:rPr>
      </w:pPr>
      <w:bookmarkStart w:id="0" w:name="public-significance-statement"/>
      <w:r>
        <w:rPr>
          <w:rFonts w:ascii="Times New Roman" w:hAnsi="Times New Roman" w:cs="Times New Roman"/>
          <w:color w:val="000000" w:themeColor="text1"/>
          <w:szCs w:val="24"/>
        </w:rPr>
        <w:t>Public Significance Statement</w:t>
      </w:r>
    </w:p>
    <w:p w14:paraId="0E049398" w14:textId="440E5272" w:rsidR="005472B4" w:rsidRDefault="00000000">
      <w:pPr>
        <w:pStyle w:val="FirstParagraph"/>
        <w:rPr>
          <w:color w:val="000000" w:themeColor="text1"/>
        </w:rPr>
      </w:pPr>
      <w:r>
        <w:rPr>
          <w:color w:val="000000" w:themeColor="text1"/>
        </w:rPr>
        <w:t xml:space="preserve">These studies show that by elementary school, children already grasp something adults may take for granted—that disclosing sadness, rather than sharing neutral facts or good news, is a mark of a close relationship. </w:t>
      </w:r>
      <w:commentRangeStart w:id="1"/>
      <w:r>
        <w:rPr>
          <w:color w:val="000000" w:themeColor="text1"/>
        </w:rPr>
        <w:t xml:space="preserve">Across four studies, six- to nine-year-olds</w:t>
      </w:r>
      <w:commentRangeEnd w:id="1"/>
      <w:r>
        <w:rPr>
          <w:rStyle w:val="CommentReference"/>
        </w:rPr>
        <w:commentReference w:id="1"/>
      </w:r>
      <w:r>
        <w:rPr>
          <w:color w:val="000000" w:themeColor="text1"/>
        </w:rPr>
        <w:t xml:space="preserve"> expected people to reveal their sad feelings to best friends and to their own mothers, but not to friends or a friend’s mother, and they treated a child confiding in a mother as different from a mother confiding in a child. </w:t>
      </w:r>
    </w:p>
    <w:p w14:paraId="760AAF91" w14:textId="77777777" w:rsidR="0049458B" w:rsidRPr="0049458B" w:rsidRDefault="0049458B" w:rsidP="0049458B">
      <w:pPr>
        <w:pStyle w:val="BodyText"/>
      </w:pPr>
    </w:p>
    <w:p w14:paraId="609EEA3C" w14:textId="77777777" w:rsidR="005472B4" w:rsidRPr="00794EC7" w:rsidRDefault="00000000">
      <w:pPr>
        <w:pStyle w:val="Heading1"/>
        <w:rPr>
          <w:rFonts w:ascii="Times New Roman" w:hAnsi="Times New Roman" w:cs="Times New Roman"/>
          <w:color w:val="000000" w:themeColor="text1"/>
          <w:szCs w:val="24"/>
        </w:rPr>
      </w:pPr>
      <w:bookmarkStart w:id="1" w:name="introduction"/>
      <w:bookmarkEnd w:id="0"/>
      <w:r>
        <w:rPr>
          <w:rFonts w:ascii="Times New Roman" w:hAnsi="Times New Roman" w:cs="Times New Roman"/>
          <w:color w:val="000000" w:themeColor="text1"/>
          <w:szCs w:val="24"/>
        </w:rPr>
        <w:t>Introduction</w:t>
      </w:r>
    </w:p>
    <w:p w14:paraId="43442C9F" w14:textId="6536632F" w:rsidR="00361A77" w:rsidRDefault="00361A77" w:rsidP="00361A77">
      <w:pPr>
        <w:pStyle w:val="FirstParagraph"/>
        <w:ind w:firstLine="720"/>
        <w:rPr>
          <w:color w:val="000000" w:themeColor="text1"/>
        </w:rPr>
      </w:pPr>
      <w:r>
        <w:rPr>
          <w:color w:val="000000" w:themeColor="text1"/>
        </w:rPr>
        <w:t xml:space="preserve">In the film </w:t>
      </w:r>
      <w:r>
        <w:rPr>
          <w:i/>
          <w:iCs/>
          <w:color w:val="000000" w:themeColor="text1"/>
        </w:rPr>
        <w:t>Inside Out</w:t>
      </w:r>
      <w:r>
        <w:rPr>
          <w:color w:val="000000" w:themeColor="text1"/>
        </w:rPr>
        <w:t xml:space="preserve">, an eleven-year-old named Riley moves across the country and feels sad about the move. Despite this feeling, </w:t>
      </w:r>
      <w:del w:id="9003" w:author="Claude" w:date="2026-10-16T15:20:23Z">
        <w:r>
          <w:rPr>
            <w:color w:val="000000" w:themeColor="text1"/>
          </w:rPr>
          <w:delText xml:space="preserve">she tells her parents she is fine acting, cheerful around them</w:delText>
        </w:r>
      </w:del>
      <w:ins w:id="9004" w:author="Claude" w:date="2026-10-16T15:20:23Z">
        <w:r>
          <w:rPr>
            <w:color w:val="000000" w:themeColor="text1"/>
          </w:rPr>
          <w:t xml:space="preserve">she tells her parents she is fine, acting cheerful around them</w:t>
        </w:r>
      </w:ins>
      <w:r>
        <w:rPr>
          <w:color w:val="000000" w:themeColor="text1"/>
        </w:rPr>
        <w:t xml:space="preserve">. The implication of the movie is that when she fails to disclose her true feelings, she creates social distance between herself and her parents.  The film resolves when Riley finally cries and tells her parents she misses home, and they hold her to comfort her. One lesson of this made-for-children movie is that telling the people closest to you that you are sad is part of what makes them close. </w:t>
      </w:r>
    </w:p>
    <w:p w14:paraId="4B8CEC98" w14:textId="02B5F9ED" w:rsidR="005472B4" w:rsidRPr="00794EC7" w:rsidRDefault="00EF2592" w:rsidP="00361A77">
      <w:pPr>
        <w:pStyle w:val="FirstParagraph"/>
        <w:ind w:firstLine="720"/>
        <w:rPr>
          <w:color w:val="000000" w:themeColor="text1"/>
        </w:rPr>
      </w:pPr>
      <w:r>
        <w:rPr>
          <w:color w:val="000000" w:themeColor="text1"/>
        </w:rPr>
        <w:t xml:space="preserve">Riley and her parents </w:t>
      </w:r>
      <w:del w:id="9005" w:author="Claude" w:date="2026-10-16T15:20:23Z">
        <w:r>
          <w:rPr>
            <w:color w:val="000000" w:themeColor="text1"/>
          </w:rPr>
          <w:delText xml:space="preserve">are in close, intimate, or thick relationship</w:delText>
        </w:r>
      </w:del>
      <w:ins w:id="9006" w:author="Claude" w:date="2026-10-16T15:20:23Z">
        <w:r>
          <w:rPr>
            <w:color w:val="000000" w:themeColor="text1"/>
          </w:rPr>
          <w:t xml:space="preserve">are in a close, intimate, or thick relationship</w:t>
        </w:r>
      </w:ins>
      <w:r>
        <w:rPr>
          <w:color w:val="000000" w:themeColor="text1"/>
        </w:rPr>
        <w:t xml:space="preserve">. Across cultures humans distinguish between these types of relationships (strong, intimate, close, or family-like relationships) and those that are merely affiliative (weak, thin, prosocial) (Clark &amp; Mills, 1979; Fiske, 1992). This distinction seems to be made as early as 8 months: infants expect that those who are physically intimate will respond to one another’s distress (Thomas et al., 2022). </w:t>
      </w:r>
      <w:del w:id="9007" w:author="Claude" w:date="2026-10-16T15:20:23Z">
        <w:r>
          <w:rPr>
            <w:color w:val="000000" w:themeColor="text1"/>
          </w:rPr>
          <w:delText xml:space="preserve">One hallmark of such relationships at least in the United States, is</w:delText>
        </w:r>
      </w:del>
      <w:ins w:id="9008" w:author="Claude" w:date="2026-10-16T15:20:23Z">
        <w:r>
          <w:rPr>
            <w:color w:val="000000" w:themeColor="text1"/>
          </w:rPr>
          <w:t xml:space="preserve">One hallmark of such relationships, at least in the United States, is</w:t>
        </w:r>
      </w:ins>
      <w:r>
        <w:rPr>
          <w:color w:val="000000" w:themeColor="text1"/>
        </w:rPr>
        <w:t xml:space="preserve"> emotional intimacy, which includes disclosing personal information, such as one’s feelings, worries, and vulnerabilities, to a partner who is expected to respond with understanding and care (Altman &amp; Taylor, 1973; Reis &amp; Shaver, 1988; Laurenceau et al., 1998; Clark &amp; Taraban, 1991). People are more willing to express emotions, and especially negative emotions, in communal than in exchange relationships, and doing so tends to deepen the relationship (Clark &amp; Taraban, 1991; Clark &amp; Finkel, 2005; Graham et al., 2008). In sociology, relationships are characterized by the type of information disclosed within them. More than a century ago, Simmel (1906) argued that what and how much people reveal to one another is calibrated to the closeness of the relationship: acquaintances share outward, impersonal facts, whereas those who are close disclose things about one’s inner life, including emotions.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204B1D29" w14:textId="58B36351" w:rsidR="0049458B" w:rsidRDefault="0049458B" w:rsidP="00486D17">
      <w:pPr>
        <w:pStyle w:val="BodyText"/>
        <w:ind w:firstLine="720"/>
      </w:pPr>
      <w:r>
        <w:rPr>
          <w:color w:val="000000" w:themeColor="text1"/>
        </w:rPr>
        <w:t xml:space="preserve">While the act of disclosing information has long been studied, few empirical studies have asked </w:t>
      </w:r>
      <w:del w:id="9009" w:author="Claude" w:date="2026-10-16T15:20:23Z">
        <w:r>
          <w:rPr>
            <w:color w:val="000000" w:themeColor="text1"/>
          </w:rPr>
          <w:delText xml:space="preserve">how people thought intuitively</w:delText>
        </w:r>
      </w:del>
      <w:ins w:id="9010" w:author="Claude" w:date="2026-10-16T15:20:23Z">
        <w:r>
          <w:rPr>
            <w:color w:val="000000" w:themeColor="text1"/>
          </w:rPr>
          <w:t xml:space="preserve">how people think intuitively</w:t>
        </w:r>
      </w:ins>
      <w:r>
        <w:rPr>
          <w:color w:val="000000" w:themeColor="text1"/>
        </w:rPr>
        <w:t xml:space="preserve"> about the role of emotional disclosure in close relationships, nor how early in development these intuitions may arise. In the present studies, we ask, do adults and U.S. American children, ages 6 to 9 years, reason that emotional intimacy is part of close social relationships? We operationalize emotional intimacy as revealing emotions, as compared to facts. </w:t>
      </w:r>
      <w:bookmarkStart w:id="2" w:name="Xe0284bacd398e8b928ef6e052ae639d12ccc34a"/>
      <w:r>
        <w:t>We reasoned that disclosing an emotion, whether happy or sad, reveals one’s inner life in a way that sharing a fact about the world does not, and so may be seen as more diagnostic of close relationships (Reis &amp; Shaver, 1988; Woo et al., 2024). Sharing happy emotions invites others to take part in one’s good fortune, something people seek from and expect of close partners (called “</w:t>
      </w:r>
      <w:r>
        <w:rPr>
          <w:i/>
          <w:iCs/>
        </w:rPr>
        <w:t xml:space="preserve">capitalization”; </w:t>
      </w:r>
      <w:r>
        <w:t xml:space="preserve">Gable et al., 2004). Sharing sad emotions may be diagnostic because it makes one vulnerable and may imply an expectation of support (e.g., Simmel, 1906). Facts, by contrast, may be seen as generally prosocial and applicable in many positive social relationships.</w:t>
      </w:r>
    </w:p>
    <w:p w14:paraId="7C5A4BC9" w14:textId="72FD761A" w:rsidR="00B107B1" w:rsidRPr="00B107B1" w:rsidRDefault="00B107B1" w:rsidP="00B107B1">
      <w:pPr>
        <w:pStyle w:val="BodyText"/>
        <w:rPr>
          <w:b/>
          <w:bCs/>
          <w:color w:val="000000" w:themeColor="text1"/>
        </w:rPr>
      </w:pPr>
      <w:del w:id="9011" w:author="Claude" w:date="2026-10-16T15:20:23Z">
        <w:r>
          <w:rPr>
            <w:b/>
            <w:bCs/>
            <w:color w:val="000000" w:themeColor="text1"/>
          </w:rPr>
          <w:delText xml:space="preserve">Why disclosing emotions might be a cue of close relationships?</w:delText>
        </w:r>
      </w:del>
      <w:ins w:id="9012" w:author="Claude" w:date="2026-10-16T15:20:23Z">
        <w:r>
          <w:rPr>
            <w:b/>
            <w:bCs/>
            <w:color w:val="000000" w:themeColor="text1"/>
          </w:rPr>
          <w:t xml:space="preserve">Why might disclosing emotions be a cue of close relationships?</w:t>
        </w:r>
      </w:ins>
    </w:p>
    <w:p>
      <w:pPr>
        <w:pStyle w:val="Bibliography"/>
        <w:rPr>
          <w:ins w:id="9011" w:author="Claude" w:date="2026-10-16T15:23:01Z"/>
          <w:color w:val="000000" w:themeColor="text1"/>
        </w:rPr>
      </w:pPr>
      <w:ins w:id="9012" w:author="Claude" w:date="2026-10-16T15:23:01Z">
        <w:r>
          <w:rPr>
            <w:color w:val="000000" w:themeColor="text1"/>
          </w:rPr>
          <w:t xml:space="preserve">Delton, A. W., &amp; Robertson, T. E. (2016). How the mind makes welfare tradeoffs: Evolution, computation, and emotion. Current Opinion in Psychology, 7, 12–16. https://doi.org/10.1016/j.copsyc.2015.06.006</w:t>
        </w:r>
      </w:ins>
    </w:p>
    <w:p>
      <w:pPr>
        <w:pStyle w:val="Bibliography"/>
        <w:rPr>
          <w:ins w:id="9013" w:author="Claude" w:date="2026-10-16T15:23:01Z"/>
          <w:color w:val="000000" w:themeColor="text1"/>
        </w:rPr>
      </w:pPr>
      <w:ins w:id="9014" w:author="Claude" w:date="2026-10-16T15:23:01Z">
        <w:r>
          <w:rPr>
            <w:color w:val="000000" w:themeColor="text1"/>
          </w:rPr>
          <w:t xml:space="preserve">Denham, S. A., Bassett, H. H., &amp; Wyatt, T. (2007). The socialization of emotional competence. In J. E. Grusec &amp; P. D. Hastings (Eds.), Handbook of socialization: Theory and research (pp. 614–637). Guilford Press.</w:t>
        </w:r>
      </w:ins>
    </w:p>
    <w:p w14:paraId="0FEF3C07" w14:textId="76E52F37" w:rsidR="00B107B1" w:rsidRDefault="00B107B1" w:rsidP="00B107B1">
      <w:pPr>
        <w:pStyle w:val="BodyText"/>
        <w:ind w:firstLine="720"/>
        <w:rPr>
          <w:color w:val="000000" w:themeColor="text1"/>
        </w:rPr>
      </w:pPr>
      <w:r>
        <w:rPr>
          <w:color w:val="000000" w:themeColor="text1"/>
        </w:rPr>
        <w:t xml:space="preserve">Why should disclosure be diagnostic of closeness at all? One answer is that it is costly. Just as disclosing a secret can leave someone vulnerable, disclosing an emotional state may lead to negative views of the discloser or imply that the listener is expected to help or share in the person’s happiness. </w:t>
      </w:r>
      <w:r>
        <w:t xml:space="preserve">Indeed, adults often disclose negative emotions to people in order to get help managing their feelings, and whether a partner responds </w:t>
      </w:r>
      <w:del w:id="9013" w:author="Claude" w:date="2026-10-16T15:20:23Z">
        <w:r>
          <w:delText xml:space="preserve">is seen as a informative about what the relationships is like</w:delText>
        </w:r>
      </w:del>
      <w:ins w:id="9014" w:author="Claude" w:date="2026-10-16T15:20:23Z">
        <w:r>
          <w:t xml:space="preserve">is seen as informative about what the relationship is like</w:t>
        </w:r>
      </w:ins>
      <w:r>
        <w:t xml:space="preserve">  (Zaki &amp; Williams, 2013). </w:t>
      </w:r>
      <w:r>
        <w:rPr>
          <w:color w:val="000000" w:themeColor="text1"/>
        </w:rPr>
        <w:t xml:space="preserve">In close relationships, the risks associated with this kind of disclosure may be mitigated. In support of this, prior work suggests people do perceive disclosure as costly. In one study, early adolescent girls, aged 10 to 13 years, forfeited money to disclose personal facts to close friends, but gave up more money to disclose relatively superficial information (e.g., liking reality TV) than intimate information (e.g., feeling self-conscious), and shared intimate information less often (Vijayakumar et al., 2020). The authors interpret this reluctance as adaptive: sharing highly personal information can be inappropriate or disadvantageous in newer or less close relationships even if it is central to very close ones. Consistent with disclosure being central to close relationships, self-disclosure patterns accounted for 72% of the variance in intimacy ratings among romantic couples (Chelune, 1984), and college students said they disclose personal information when they want to have close or trusting relationships or to increase intimacy (Derlega et al., 2008). While this mapping is not perfect, since in some contexts people confide in ‘thin’ ties (Small, 2017), emotional disclosure is frequently observed in, and theorized to strengthen, intimate relationships. Thus disclosing emotions should be more diagnostic of closeness than sharing a fact, and disclosing sadness, which carries the greater cost, may be more diagnostic still.</w:t>
      </w:r>
      <w:ins w:id="9037" w:author="Claude" w:date="2026-10-16T15:20:23Z">
        <w:r>
          <w:rPr>
            <w:color w:val="000000" w:themeColor="text1"/>
          </w:rPr>
          <w:t xml:space="preserve"> </w:t>
        </w:r>
        <w:commentRangeStart w:id="2"/>
        <w:r>
          <w:rPr>
            <w:color w:val="000000" w:themeColor="text1"/>
          </w:rPr>
          <w:t xml:space="preserve">An intuitive theory that links emotional disclosure to closeness could take two forms</w:t>
        </w:r>
        <w:commentRangeEnd w:id="2"/>
        <w:r>
          <w:rPr>
            <w:rStyle w:val="CommentReference"/>
          </w:rPr>
          <w:commentReference w:id="2"/>
        </w:r>
        <w:r>
          <w:rPr>
            <w:color w:val="000000" w:themeColor="text1"/>
          </w:rPr>
          <w:t xml:space="preserve">, which are not mutually exclusive. On one, disclosure is a marker: people disclose emotions to those they are already close to, so observing disclosure licenses an inference about the relationship. On the other, disclosure is also an instrument: because disclosure builds intimacy (Altman &amp; Taylor, 1973; Reis &amp; Shaver, 1988), someone who wants to become closer to another person should disclose to them. Adults report both motives (Derlega et al., 2008). Studies 1 and 2 test the marker reading in both directions; Study 3 tests whether children and adults also hold the instrumental reading.</w:t>
        </w:r>
      </w:ins>
      <w:r>
        <w:rPr>
          <w:color w:val="000000" w:themeColor="text1"/>
        </w:rPr>
        <w:t xml:space="preserve"> Here we investigate whether children have these intuitions.</w:t>
      </w:r>
    </w:p>
    <w:p w14:paraId="3E38AE16" w14:textId="77777777" w:rsidR="00486D17" w:rsidRDefault="00486D17" w:rsidP="00486D17">
      <w:pPr>
        <w:pStyle w:val="BodyText"/>
        <w:ind w:firstLine="720"/>
        <w:rPr>
          <w:color w:val="000000" w:themeColor="text1"/>
        </w:rPr>
      </w:pPr>
    </w:p>
    <w:p w14:paraId="2F4C6B32" w14:textId="1DBABF57" w:rsidR="005472B4" w:rsidRPr="00794EC7" w:rsidRDefault="00000000">
      <w:pPr>
        <w:pStyle w:val="Heading2"/>
        <w:rPr>
          <w:rFonts w:ascii="Times New Roman" w:hAnsi="Times New Roman" w:cs="Times New Roman"/>
          <w:color w:val="000000" w:themeColor="text1"/>
          <w:szCs w:val="24"/>
        </w:rPr>
      </w:pPr>
      <w:r>
        <w:rPr>
          <w:rFonts w:ascii="Times New Roman" w:hAnsi="Times New Roman" w:cs="Times New Roman"/>
          <w:color w:val="000000" w:themeColor="text1"/>
          <w:szCs w:val="24"/>
        </w:rPr>
        <w:t>Children’s Intuitive Theories of Social Relationships</w:t>
      </w:r>
    </w:p>
    <w:p>
      <w:pPr>
        <w:pStyle w:val="Bibliography"/>
        <w:rPr>
          <w:ins w:id="9017" w:author="Claude" w:date="2026-10-16T15:23:01Z"/>
          <w:color w:val="000000" w:themeColor="text1"/>
        </w:rPr>
      </w:pPr>
      <w:ins w:id="9018" w:author="Claude" w:date="2026-10-16T15:23:01Z">
        <w:r>
          <w:rPr>
            <w:color w:val="000000" w:themeColor="text1"/>
          </w:rPr>
          <w:t xml:space="preserve">Gable, S. L., Reis, H. T., Impett, E. A., &amp; Asher, E. R. (2004). What do you do when things go right? The intrapersonal and interpersonal benefits of sharing positive events. Journal of Personality and Social Psychology, 87(2), 228–245. https://doi.org/10.1037/0022-3514.87.2.228</w:t>
        </w:r>
      </w:ins>
    </w:p>
    <w:p>
      <w:pPr>
        <w:pStyle w:val="Bibliography"/>
        <w:rPr>
          <w:ins w:id="9019" w:author="Claude" w:date="2026-10-16T15:23:01Z"/>
          <w:color w:val="000000" w:themeColor="text1"/>
        </w:rPr>
      </w:pPr>
      <w:ins w:id="9020" w:author="Claude" w:date="2026-10-16T15:23:01Z">
        <w:r>
          <w:rPr>
            <w:color w:val="000000" w:themeColor="text1"/>
          </w:rPr>
          <w:t xml:space="preserve">Gopnik, A., &amp; Wellman, H. M. (2012). Reconstructing constructivism: Causal models, Bayesian learning mechanisms, and the theory theory. Psychological Bulletin, 138(6), 1085–1108. https://doi.org/10.1037/a0028044</w:t>
        </w:r>
      </w:ins>
    </w:p>
    <w:p>
      <w:pPr>
        <w:pStyle w:val="Bibliography"/>
        <w:rPr>
          <w:ins w:id="9021" w:author="Claude" w:date="2026-10-16T15:23:01Z"/>
          <w:color w:val="000000" w:themeColor="text1"/>
        </w:rPr>
      </w:pPr>
      <w:ins w:id="9022" w:author="Claude" w:date="2026-10-16T15:23:01Z">
        <w:r>
          <w:rPr>
            <w:color w:val="000000" w:themeColor="text1"/>
          </w:rPr>
          <w:t xml:space="preserve">Graham, S. M., Huang, J. Y., Clark, M. S., &amp; Helgeson, V. S. (2008). The positives of negative emotions: Willingness to express negative emotions promotes relationships. Personality and Social Psychology Bulletin, 34(3), 394–406. https://doi.org/10.1177/0146167207311281</w:t>
        </w:r>
      </w:ins>
    </w:p>
    <w:p>
      <w:pPr>
        <w:pStyle w:val="Bibliography"/>
        <w:rPr>
          <w:ins w:id="9023" w:author="Claude" w:date="2026-10-16T15:23:01Z"/>
          <w:color w:val="000000" w:themeColor="text1"/>
        </w:rPr>
      </w:pPr>
      <w:ins w:id="9024" w:author="Claude" w:date="2026-10-16T15:23:01Z">
        <w:r>
          <w:rPr>
            <w:color w:val="000000" w:themeColor="text1"/>
          </w:rPr>
          <w:t xml:space="preserve">Harris, P. L., Donnelly, K., Guz, G. R., &amp; Pitt-Watson, R. (1986). Children’s understanding of the distinction between real and apparent emotion. Child Development, 57(4), 895–909. https://doi.org/10.2307/1130366</w:t>
        </w:r>
      </w:ins>
    </w:p>
    <w:p>
      <w:pPr>
        <w:pStyle w:val="Bibliography"/>
        <w:rPr>
          <w:ins w:id="9025" w:author="Claude" w:date="2026-10-16T15:23:01Z"/>
          <w:color w:val="000000" w:themeColor="text1"/>
        </w:rPr>
      </w:pPr>
      <w:ins w:id="9026" w:author="Claude" w:date="2026-10-16T15:23:01Z">
        <w:r>
          <w:rPr>
            <w:color w:val="000000" w:themeColor="text1"/>
          </w:rPr>
          <w:t xml:space="preserve">Harris, P. L., &amp; Gross, D. (1988). Children’s understanding of real and apparent emotion. In J. W. Astington, P. L. Harris, &amp; D. R. Olson (Eds.), Developing theories of mind (pp. 295–314). Cambridge University Press.</w:t>
        </w:r>
      </w:ins>
    </w:p>
    <w:p>
      <w:pPr>
        <w:pStyle w:val="Bibliography"/>
        <w:rPr>
          <w:ins w:id="9027" w:author="Claude" w:date="2026-10-16T15:23:01Z"/>
          <w:color w:val="000000" w:themeColor="text1"/>
        </w:rPr>
      </w:pPr>
      <w:ins w:id="9028" w:author="Claude" w:date="2026-10-16T15:23:01Z">
        <w:r>
          <w:rPr>
            <w:color w:val="000000" w:themeColor="text1"/>
          </w:rPr>
          <w:t xml:space="preserve">Hayashi, H., &amp; Shiomi, Y. (2015). Do children understand that people selectively conceal or express emotion? International Journal of Behavioral Development, 39(1), 1–8. https://doi.org/10.1177/0165025414548777</w:t>
        </w:r>
      </w:ins>
    </w:p>
    <w:p>
      <w:pPr>
        <w:pStyle w:val="Bibliography"/>
        <w:rPr>
          <w:ins w:id="9029" w:author="Claude" w:date="2026-10-16T15:23:01Z"/>
          <w:color w:val="000000" w:themeColor="text1"/>
        </w:rPr>
      </w:pPr>
      <w:ins w:id="9030" w:author="Claude" w:date="2026-10-16T15:23:01Z">
        <w:commentRangeStart w:id="20"/>
        <w:r>
          <w:rPr>
            <w:color w:val="000000" w:themeColor="text1"/>
          </w:rPr>
          <w:t xml:space="preserve">Kramer, H. J., &amp; Lagattuta, K. H. (2022).</w:t>
        </w:r>
        <w:commentRangeEnd w:id="20"/>
        <w:r>
          <w:rPr>
            <w:rStyle w:val="CommentReference"/>
          </w:rPr>
          <w:commentReference w:id="20"/>
        </w:r>
        <w:r>
          <w:rPr>
            <w:color w:val="000000" w:themeColor="text1"/>
          </w:rPr>
          <w:t xml:space="preserve"> [VERIFY: title, journal, volume, pages]</w:t>
        </w:r>
      </w:ins>
    </w:p>
    <w:p>
      <w:pPr>
        <w:pStyle w:val="Bibliography"/>
        <w:rPr>
          <w:ins w:id="9031" w:author="Claude" w:date="2026-10-16T15:23:01Z"/>
          <w:color w:val="000000" w:themeColor="text1"/>
        </w:rPr>
      </w:pPr>
      <w:ins w:id="9032" w:author="Claude" w:date="2026-10-16T15:23:01Z">
        <w:r>
          <w:rPr>
            <w:color w:val="000000" w:themeColor="text1"/>
          </w:rPr>
          <w:t xml:space="preserve">Lagattuta, K. H., Sayfan, L., &amp; Blattman, A. J. (2010). Forgetting common ground: Six- to seven-year-olds have an overinterpretive theory of mind. Developmental Psychology, 46(6), 1417–1432. https://doi.org/10.1037/a0021062</w:t>
        </w:r>
      </w:ins>
    </w:p>
    <w:p>
      <w:pPr>
        <w:pStyle w:val="Bibliography"/>
        <w:rPr>
          <w:ins w:id="9033" w:author="Claude" w:date="2026-10-16T15:23:01Z"/>
          <w:color w:val="000000" w:themeColor="text1"/>
        </w:rPr>
      </w:pPr>
      <w:ins w:id="9034" w:author="Claude" w:date="2026-10-16T15:23:01Z">
        <w:r>
          <w:rPr>
            <w:color w:val="000000" w:themeColor="text1"/>
          </w:rPr>
          <w:t xml:space="preserve">Lagattuta, K. H., &amp; Wellman, H. M. (2001). Thinking about the past: Early knowledge about links between prior experience, thinking, and emotion. Child Development, 72(1), 82–102. https://doi.org/10.1111/1467-8624.00267</w:t>
        </w:r>
      </w:ins>
    </w:p>
    <w:p>
      <w:pPr>
        <w:pStyle w:val="Bibliography"/>
        <w:rPr>
          <w:ins w:id="9035" w:author="Claude" w:date="2026-10-16T15:23:01Z"/>
          <w:color w:val="000000" w:themeColor="text1"/>
        </w:rPr>
      </w:pPr>
      <w:ins w:id="9036" w:author="Claude" w:date="2026-10-16T15:23:01Z">
        <w:r>
          <w:rPr>
            <w:color w:val="000000" w:themeColor="text1"/>
          </w:rPr>
          <w:t xml:space="preserve">Laurenceau, J.-P., Barrett, L. F., &amp; Pietromonaco, P. R. (1998). Intimacy as an interpersonal process: The importance of self-disclosure, partner disclosure, and perceived partner responsiveness in interpersonal exchanges. Journal of Personality and Social Psychology, 74(5), 1238–1251. https://doi.org/10.1037/0022-3514.74.5.1238</w:t>
        </w:r>
      </w:ins>
    </w:p>
    <w:p>
      <w:pPr>
        <w:pStyle w:val="Bibliography"/>
        <w:rPr>
          <w:ins w:id="9057" w:author="Claude" w:date="2026-10-16T15:23:01Z"/>
          <w:color w:val="000000" w:themeColor="text1"/>
        </w:rPr>
      </w:pPr>
      <w:ins w:id="9058" w:author="Claude" w:date="2026-10-16T15:23:01Z">
        <w:r>
          <w:rPr>
            <w:color w:val="000000" w:themeColor="text1"/>
          </w:rPr>
          <w:t xml:space="preserve">Tooby, J., Cosmides, L., Sell, A., Lieberman, D., &amp; Sznycer, D. (2008). Internal regulatory variables and the design of human motivation: A computational and evolutionary approach. In A. J. Elliot (Ed.), Handbook of approach and avoidance motivation (pp. 251–271). Psychology Press.</w:t>
        </w:r>
      </w:ins>
    </w:p>
    <w:p w14:paraId="21B91716" w14:textId="4BF526E3" w:rsidR="005472B4" w:rsidRPr="00794EC7" w:rsidRDefault="00000000">
      <w:pPr>
        <w:pStyle w:val="FirstParagraph"/>
        <w:rPr>
          <w:color w:val="000000" w:themeColor="text1"/>
        </w:rPr>
      </w:pPr>
      <w:r>
        <w:rPr>
          <w:color w:val="000000" w:themeColor="text1"/>
        </w:rPr>
        <w:t xml:space="preserve">A growing body of research suggests that children have rich intuitive theories of social relationships (Shutts &amp; Kalish, 2021; Thomsen, 2020) and that many of these intuitions may have their roots in infancy (Thomas, 2024).  Intuitive theories are structured, causal-explanatory knowledge that </w:t>
      </w:r>
      <w:del w:id="9015" w:author="Claude" w:date="2026-10-16T15:20:23Z">
        <w:r>
          <w:rPr>
            <w:color w:val="000000" w:themeColor="text1"/>
          </w:rPr>
          <w:delText xml:space="preserve">allows people predict</w:delText>
        </w:r>
      </w:del>
      <w:ins w:id="9016" w:author="Claude" w:date="2026-10-16T15:20:23Z">
        <w:r>
          <w:rPr>
            <w:color w:val="000000" w:themeColor="text1"/>
          </w:rPr>
          <w:t xml:space="preserve">allows people to predict</w:t>
        </w:r>
      </w:ins>
      <w:r>
        <w:rPr>
          <w:color w:val="000000" w:themeColor="text1"/>
        </w:rPr>
        <w:t xml:space="preserve"> and explain others’ behavior from unobservable variables, rather than from surface features alone (Gopnik &amp; Wellman, 2012; Wellman &amp; Gelman, 1992). If part of children’s intuitive theory of </w:t>
      </w:r>
      <w:del w:id="9017" w:author="Claude" w:date="2026-10-16T15:20:23Z">
        <w:r>
          <w:rPr>
            <w:color w:val="000000" w:themeColor="text1"/>
          </w:rPr>
          <w:delText xml:space="preserve">close social relationships include emotional disclosure</w:delText>
        </w:r>
      </w:del>
      <w:ins w:id="9018" w:author="Claude" w:date="2026-10-16T15:20:23Z">
        <w:r>
          <w:rPr>
            <w:color w:val="000000" w:themeColor="text1"/>
          </w:rPr>
          <w:t xml:space="preserve">close social relationships includes emotional disclosure</w:t>
        </w:r>
      </w:ins>
      <w:r>
        <w:rPr>
          <w:color w:val="000000" w:themeColor="text1"/>
        </w:rPr>
        <w:t xml:space="preserve"> then they should predict emotional disclosure in close relationships, use it to infer social closeness and use other features of relationships to predict how emotional disclosure plays out. Children have rich </w:t>
      </w:r>
      <w:del w:id="9019" w:author="Claude" w:date="2026-10-16T15:20:23Z">
        <w:r>
          <w:rPr>
            <w:color w:val="000000" w:themeColor="text1"/>
          </w:rPr>
          <w:delText xml:space="preserve">intuitions about friendship for example, they</w:delText>
        </w:r>
      </w:del>
      <w:ins w:id="9020" w:author="Claude" w:date="2026-10-16T15:20:23Z">
        <w:r>
          <w:rPr>
            <w:color w:val="000000" w:themeColor="text1"/>
          </w:rPr>
          <w:t xml:space="preserve">intuitions about friendship; for example, they</w:t>
        </w:r>
      </w:ins>
      <w:r>
        <w:rPr>
          <w:color w:val="000000" w:themeColor="text1"/>
        </w:rPr>
        <w:t xml:space="preserve"> expect friends to play together, to act prosocially toward one another, and to be more similar as opposed to non-friends (refer to Afshordi &amp; Liberman, 2021 for review). There has also been work investigating how children reason about social closeness (e.g., best friends and friends; family versus friends).</w:t>
      </w:r>
    </w:p>
    <w:p>
      <w:pPr>
        <w:pStyle w:val="Bibliography"/>
        <w:rPr>
          <w:ins w:id="9049" w:author="Claude" w:date="2026-10-16T15:23:01Z"/>
          <w:color w:val="000000" w:themeColor="text1"/>
        </w:rPr>
      </w:pPr>
      <w:ins w:id="9050" w:author="Claude" w:date="2026-10-16T15:23:01Z">
        <w:r>
          <w:rPr>
            <w:color w:val="000000" w:themeColor="text1"/>
          </w:rPr>
          <w:t xml:space="preserve">Smetana, J. G. (2008). “It’s 10 o’clock: Do you know where your children are?” Recent advances in understanding parental monitoring and adolescents’ information management. Child Development Perspectives, 2(1), 19–25. https://doi.org/10.1111/j.1750-8606.2008.00036.x</w:t>
        </w:r>
      </w:ins>
    </w:p>
    <w:p>
      <w:pPr>
        <w:pStyle w:val="Bibliography"/>
        <w:rPr>
          <w:ins w:id="9051" w:author="Claude" w:date="2026-10-16T15:23:01Z"/>
          <w:color w:val="000000" w:themeColor="text1"/>
        </w:rPr>
      </w:pPr>
      <w:ins w:id="9052" w:author="Claude" w:date="2026-10-16T15:23:01Z">
        <w:r>
          <w:rPr>
            <w:color w:val="000000" w:themeColor="text1"/>
          </w:rPr>
          <w:t xml:space="preserve">Smetana, J. G., Metzger, A., Gettman, D. C., &amp; Campione-Barr, N. (2006). Disclosure and secrecy in adolescent–parent relationships. Child Development, 77(1), 201–217. https://doi.org/10.1111/j.1467-8624.2006.00865.x</w:t>
        </w:r>
      </w:ins>
    </w:p>
    <w:p>
      <w:pPr>
        <w:pStyle w:val="Bibliography"/>
        <w:rPr>
          <w:ins w:id="9053" w:author="Claude" w:date="2026-10-16T15:23:01Z"/>
          <w:color w:val="000000" w:themeColor="text1"/>
        </w:rPr>
      </w:pPr>
      <w:ins w:id="9054" w:author="Claude" w:date="2026-10-16T15:23:01Z">
        <w:r>
          <w:rPr>
            <w:color w:val="000000" w:themeColor="text1"/>
          </w:rPr>
          <w:t xml:space="preserve">Smith-Flores, A. S., Bonamy, G., &amp; Powell, L. J. (2023). Children’s reasoning about empathy and social relationships. Open Mind, 7, 837–854. https://doi.org/10.1162/opmi_a_00109</w:t>
        </w:r>
      </w:ins>
    </w:p>
    <w:p>
      <w:pPr>
        <w:pStyle w:val="Bibliography"/>
        <w:rPr>
          <w:ins w:id="9055" w:author="Claude" w:date="2026-10-16T15:23:01Z"/>
          <w:color w:val="000000" w:themeColor="text1"/>
        </w:rPr>
      </w:pPr>
      <w:ins w:id="9056" w:author="Claude" w:date="2026-10-16T15:23:01Z">
        <w:r>
          <w:rPr>
            <w:color w:val="000000" w:themeColor="text1"/>
          </w:rPr>
          <w:t xml:space="preserve">Smith-Flores, A. S., Herrera-Guevara, I. A., &amp; Powell, L. J. (2024). Infants expect friends, but not rivals, to be happy for each other when they succeed. Developmental Science, 27(2), e13423. https://doi.org/10.1111/desc.13423</w:t>
        </w:r>
      </w:ins>
    </w:p>
    <w:p w14:paraId="3104D486" w14:textId="4E912A07" w:rsidR="00486D17" w:rsidRDefault="00486D17">
      <w:pPr>
        <w:pStyle w:val="Heading2"/>
        <w:rPr>
          <w:rFonts w:ascii="Times New Roman" w:eastAsia="Times New Roman" w:hAnsi="Times New Roman" w:cs="Times New Roman"/>
          <w:b w:val="0"/>
          <w:color w:val="000000" w:themeColor="text1"/>
          <w:szCs w:val="24"/>
        </w:rPr>
      </w:pPr>
      <w:bookmarkStart w:id="3" w:name="X59480eb69a640401f670913291beefb24e4f1ea"/>
      <w:bookmarkEnd w:id="2"/>
      <w:r>
        <w:rPr>
          <w:rFonts w:ascii="Times New Roman" w:eastAsia="Times New Roman" w:hAnsi="Times New Roman" w:cs="Times New Roman"/>
          <w:b w:val="0"/>
          <w:color w:val="000000" w:themeColor="text1"/>
          <w:szCs w:val="24"/>
        </w:rPr>
        <w:t xml:space="preserve">One study that investigated children’s intuitions about social closeness found that while children expect that others will share more resources with friends compared to strangers and will share more with family compared to strangers, they do not reliably expect more resource sharing with family compared to friends (Spokes &amp; Spelke, 2016; Thomas et al., 2022). </w:t>
      </w:r>
      <w:del w:id="9021" w:author="Claude" w:date="2026-10-16T15:20:23Z">
        <w:r>
          <w:rPr>
            <w:rFonts w:ascii="Times New Roman" w:eastAsia="Times New Roman" w:hAnsi="Times New Roman" w:cs="Times New Roman"/>
            <w:b w:val="0"/>
            <w:color w:val="000000" w:themeColor="text1"/>
            <w:szCs w:val="24"/>
          </w:rPr>
          <w:delText xml:space="preserve">This work suggests \ they</w:delText>
        </w:r>
      </w:del>
      <w:ins w:id="9022" w:author="Claude" w:date="2026-10-16T15:20:23Z">
        <w:r>
          <w:rPr>
            <w:rFonts w:ascii="Times New Roman" w:eastAsia="Times New Roman" w:hAnsi="Times New Roman" w:cs="Times New Roman"/>
            <w:b w:val="0"/>
            <w:color w:val="000000" w:themeColor="text1"/>
            <w:szCs w:val="24"/>
          </w:rPr>
          <w:t xml:space="preserve">This work suggests that they</w:t>
        </w:r>
      </w:ins>
      <w:r>
        <w:rPr>
          <w:rFonts w:ascii="Times New Roman" w:eastAsia="Times New Roman" w:hAnsi="Times New Roman" w:cs="Times New Roman"/>
          <w:b w:val="0"/>
          <w:color w:val="000000" w:themeColor="text1"/>
          <w:szCs w:val="24"/>
        </w:rPr>
        <w:t xml:space="preserve"> do </w:t>
      </w:r>
      <w:r>
        <w:rPr>
          <w:rFonts w:ascii="Times New Roman" w:eastAsia="Times New Roman" w:hAnsi="Times New Roman" w:cs="Times New Roman"/>
          <w:b w:val="0"/>
          <w:i/>
          <w:iCs/>
          <w:color w:val="000000" w:themeColor="text1"/>
          <w:szCs w:val="24"/>
        </w:rPr>
        <w:t>not</w:t>
      </w:r>
      <w:r>
        <w:rPr>
          <w:rFonts w:ascii="Times New Roman" w:eastAsia="Times New Roman" w:hAnsi="Times New Roman" w:cs="Times New Roman"/>
          <w:b w:val="0"/>
          <w:color w:val="000000" w:themeColor="text1"/>
          <w:szCs w:val="24"/>
        </w:rPr>
        <w:t xml:space="preserve"> connect social closeness with increased prosociality. Children do, however, distinguish between family and friends when predicting who will be </w:t>
      </w:r>
      <w:r>
        <w:rPr>
          <w:rFonts w:ascii="Times New Roman" w:eastAsia="Times New Roman" w:hAnsi="Times New Roman" w:cs="Times New Roman"/>
          <w:b w:val="0"/>
          <w:i/>
          <w:iCs/>
          <w:color w:val="000000" w:themeColor="text1"/>
          <w:szCs w:val="24"/>
        </w:rPr>
        <w:t>physically</w:t>
      </w:r>
      <w:r>
        <w:rPr>
          <w:rFonts w:ascii="Times New Roman" w:eastAsia="Times New Roman" w:hAnsi="Times New Roman" w:cs="Times New Roman"/>
          <w:b w:val="0"/>
          <w:color w:val="000000" w:themeColor="text1"/>
          <w:szCs w:val="24"/>
        </w:rPr>
        <w:t xml:space="preserve"> intimate—for example sharing a single ice cream cone or a single spoon—items that require saliva sharing (Thomas et al., 2022). These findings informed our study in two ways. First, it suggests that children’s concept of closeness is organized around intimacy rather than prosociality: close partners are not simply people who are kinder to one another, but people who do things together that are reserved for close relationships. Emotional disclosure is a candidate for such a cue. Second, it informed our comparison. Sharing a fact one has learned could be seen as a prosocial act that benefits the recipient. If children nonetheless use the disclosure of an emotion, but not a fact, to infer who is close, that would indicate that they treat emotional disclosure as a form of intimacy rather than as generosity with information.</w:t>
      </w:r>
    </w:p>
    <w:p w14:paraId="1B6F443D" w14:textId="388DBFD3" w:rsidR="005472B4" w:rsidRPr="00794EC7" w:rsidRDefault="00000000">
      <w:pPr>
        <w:pStyle w:val="Heading2"/>
        <w:rPr>
          <w:rFonts w:ascii="Times New Roman" w:hAnsi="Times New Roman" w:cs="Times New Roman"/>
          <w:color w:val="000000" w:themeColor="text1"/>
          <w:szCs w:val="24"/>
        </w:rPr>
      </w:pPr>
      <w:r>
        <w:rPr>
          <w:rFonts w:ascii="Times New Roman" w:hAnsi="Times New Roman" w:cs="Times New Roman"/>
          <w:color w:val="000000" w:themeColor="text1"/>
          <w:szCs w:val="24"/>
        </w:rPr>
        <w:t>Intuitions about Relationships and Information Sharing</w:t>
      </w:r>
    </w:p>
    <w:p>
      <w:pPr>
        <w:pStyle w:val="Bibliography"/>
        <w:rPr>
          <w:ins w:id="9001" w:author="Claude" w:date="2026-10-16T15:23:01Z"/>
          <w:color w:val="000000" w:themeColor="text1"/>
        </w:rPr>
      </w:pPr>
      <w:ins w:id="9002" w:author="Claude" w:date="2026-10-16T15:23:01Z">
        <w:r>
          <w:rPr>
            <w:color w:val="000000" w:themeColor="text1"/>
          </w:rPr>
          <w:t xml:space="preserve">Altman, I., &amp; Taylor, D. A. (1973). Social penetration: The development of interpersonal relationships. Holt, Rinehart &amp; Winston.</w:t>
        </w:r>
      </w:ins>
    </w:p>
    <w:p w14:paraId="1EA53A53" w14:textId="79BCD894" w:rsidR="005472B4" w:rsidRPr="00794EC7" w:rsidRDefault="002138E9" w:rsidP="002138E9">
      <w:pPr>
        <w:pStyle w:val="FirstParagraph"/>
        <w:ind w:firstLine="720"/>
        <w:rPr>
          <w:color w:val="000000" w:themeColor="text1"/>
        </w:rPr>
      </w:pPr>
      <w:r>
        <w:rPr>
          <w:color w:val="000000" w:themeColor="text1"/>
        </w:rPr>
        <w:t xml:space="preserve">We also build from work showing that children have early developing intuitions about what kind of information is disclosed within relationships. For example, 6-year-old children recognize that information that may make someone look bad (e.g., that someone took something that wasn’t theirs) is more likely to be shared with friends than strangers (Anagnostaki et al., 2013). Likewise, children also expect that those who disclose “secrets” (unspecified) are more likely to be friends than strangers (Liberman et al., 2018). </w:t>
      </w:r>
      <w:r>
        <w:t xml:space="preserve">Children also acquire, over the elementary years, the norm that disclosure is reciprocated and that disclosing to someone signals liking (Rotenberg &amp; Mann, 1986; Rotenberg &amp; Chase, 1992), which suggests that they treat disclosure as relationship-relevant well before adolescence. </w:t>
      </w:r>
      <w:r>
        <w:rPr>
          <w:color w:val="000000" w:themeColor="text1"/>
        </w:rPr>
        <w:t xml:space="preserve">More generally, children seem to believe that people in close friendships will better </w:t>
      </w:r>
      <w:r>
        <w:rPr>
          <w:i/>
          <w:iCs/>
          <w:color w:val="000000" w:themeColor="text1"/>
        </w:rPr>
        <w:t>know</w:t>
      </w:r>
      <w:r>
        <w:rPr>
          <w:color w:val="000000" w:themeColor="text1"/>
        </w:rPr>
        <w:t xml:space="preserve"> one another’s minds: Children as young as 6 years expect that those who display physical intimacy (by touching and dancing), compared to those who display affiliation without physical intimacy (by dancing without touching), will be more accurate about their social partner’s mental states including their preferences and emotional reactions to events (Woo et al., 2024). However, this work does not tell us whether children expect the </w:t>
      </w:r>
      <w:r>
        <w:rPr>
          <w:i/>
          <w:iCs/>
          <w:color w:val="000000" w:themeColor="text1"/>
        </w:rPr>
        <w:t>disclosure</w:t>
      </w:r>
      <w:r>
        <w:rPr>
          <w:color w:val="000000" w:themeColor="text1"/>
        </w:rPr>
        <w:t xml:space="preserve"> of emotions to be diagnostic of close relationships.</w:t>
      </w:r>
    </w:p>
    <w:p>
      <w:pPr>
        <w:pStyle w:val="Bibliography"/>
        <w:rPr>
          <w:ins w:id="9037" w:author="Claude" w:date="2026-10-16T15:23:01Z"/>
          <w:color w:val="000000" w:themeColor="text1"/>
        </w:rPr>
      </w:pPr>
      <w:ins w:id="9038" w:author="Claude" w:date="2026-10-16T15:23:01Z">
        <w:r>
          <w:rPr>
            <w:color w:val="000000" w:themeColor="text1"/>
          </w:rPr>
          <w:t xml:space="preserve">Naito, M., &amp; Seki, Y. (2009). The relationship between second-order false belief and display rules reasoning: The integration of cognitive and affective social understanding. Developmental Science, 12(1), 150–164. https://doi.org/10.1111/j.1467-7687.2008.00748.x</w:t>
        </w:r>
      </w:ins>
    </w:p>
    <w:p>
      <w:pPr>
        <w:pStyle w:val="Bibliography"/>
        <w:rPr>
          <w:ins w:id="9039" w:author="Claude" w:date="2026-10-16T15:23:01Z"/>
          <w:color w:val="000000" w:themeColor="text1"/>
        </w:rPr>
      </w:pPr>
      <w:ins w:id="9040" w:author="Claude" w:date="2026-10-16T15:23:01Z">
        <w:r>
          <w:rPr>
            <w:color w:val="000000" w:themeColor="text1"/>
          </w:rPr>
          <w:t xml:space="preserve">Parker, J. G., &amp; Asher, S. R. (1993). Friendship and friendship quality in middle childhood: Links with peer group acceptance and feelings of loneliness and social dissatisfaction. Developmental Psychology, 29(4), 611–621. https://doi.org/10.1037/0012-1649.29.4.611</w:t>
        </w:r>
      </w:ins>
    </w:p>
    <w:p w14:paraId="27593989" w14:textId="1A9C853D" w:rsidR="00B107B1" w:rsidRDefault="00B107B1" w:rsidP="00293681">
      <w:pPr>
        <w:pStyle w:val="BodyText"/>
        <w:ind w:firstLine="720"/>
        <w:rPr>
          <w:color w:val="000000" w:themeColor="text1"/>
        </w:rPr>
      </w:pPr>
      <w:r>
        <w:rPr>
          <w:color w:val="000000" w:themeColor="text1"/>
        </w:rPr>
        <w:t xml:space="preserve">There are reasons to think children may not connect emotional disclosure with intimacy. First, the concept of a private emotion is still developing at the younger end of our range: it is not until around 6 years that children reliably distinguish between how someone actually feels from how they appear to feel (Harris et al., 1986; Harris &amp; Gross, 1988; Wellman et al., 1995). Children’s reasoning about how emotions connect to minds, situations, and past experience continues to develop across this range (Lagattuta &amp; Wellman, 2001; Lagattuta, Sayfan, &amp; Blattman, 2010; Kramer &amp; Lagattuta, 2022). It may take some time to </w:t>
      </w:r>
      <w:del w:id="9029" w:author="Claude" w:date="2026-10-16T15:20:23Z">
        <w:r>
          <w:rPr>
            <w:color w:val="000000" w:themeColor="text1"/>
          </w:rPr>
          <w:delText xml:space="preserve">use this  developing</w:delText>
        </w:r>
      </w:del>
      <w:ins w:id="9030" w:author="Claude" w:date="2026-10-16T15:20:23Z">
        <w:r>
          <w:rPr>
            <w:color w:val="000000" w:themeColor="text1"/>
          </w:rPr>
          <w:t xml:space="preserve">use this developing</w:t>
        </w:r>
      </w:ins>
      <w:r>
        <w:rPr>
          <w:color w:val="000000" w:themeColor="text1"/>
        </w:rPr>
        <w:t xml:space="preserve"> conceptual understanding of emotions in their reasoning about relationships. In other studies, children younger than 8 years tended to assume that people express their real emotions regardless of context and only begin to appreciate that emotional expression is selectively managed around 8 to 9 years (Hayashi &amp; Shiomi, 2015; see also Naito &amp; Seki, 2009). If young children assume emotions are simply expressed, they may not treat disclosure as diagnostic of the relationship. Second, emotional disclosure may be a subtler cue than the ones children have been shown to use in other work about relationships. The work reviewed above shows that children expect secrets to be shared in established relationships rather than with strangers, but here we test whether emotional disclosure is diagnostic of especially close relationships </w:t>
      </w:r>
      <w:del w:id="9027" w:author="Claude" w:date="2026-10-16T15:20:23Z">
        <w:r>
          <w:rPr>
            <w:color w:val="000000" w:themeColor="text1"/>
          </w:rPr>
          <w:delText xml:space="preserve">rather than of relationships.</w:delText>
        </w:r>
      </w:del>
      <w:ins w:id="9028" w:author="Claude" w:date="2026-10-16T15:20:23Z">
        <w:r>
          <w:rPr>
            <w:color w:val="000000" w:themeColor="text1"/>
          </w:rPr>
          <w:t xml:space="preserve">rather than of relationships in general.</w:t>
        </w:r>
      </w:ins>
      <w:r>
        <w:rPr>
          <w:color w:val="000000" w:themeColor="text1"/>
        </w:rPr>
        <w:t xml:space="preserve"> Third, we compare emotional disclosure to sharing a fact one has learned. Sharing a fact could be seen as prosocial because it gives the other person potentially useful information. Some accounts of </w:t>
      </w:r>
      <w:del w:id="9023" w:author="Claude" w:date="2026-10-16T15:20:23Z">
        <w:r>
          <w:rPr>
            <w:color w:val="000000" w:themeColor="text1"/>
          </w:rPr>
          <w:delText xml:space="preserve">relationship strength posits that</w:delText>
        </w:r>
      </w:del>
      <w:ins w:id="9024" w:author="Claude" w:date="2026-10-16T15:20:23Z">
        <w:r>
          <w:rPr>
            <w:color w:val="000000" w:themeColor="text1"/>
          </w:rPr>
          <w:t xml:space="preserve">relationship strength posit that</w:t>
        </w:r>
      </w:ins>
      <w:r>
        <w:rPr>
          <w:color w:val="000000" w:themeColor="text1"/>
        </w:rPr>
        <w:t xml:space="preserve"> we infer strong relationships from the adoption of another person’s utility (Powell, 2022; </w:t>
      </w:r>
      <w:del w:id="9025" w:author="Claude" w:date="2026-10-16T15:20:23Z">
        <w:r>
          <w:rPr>
            <w:color w:val="000000" w:themeColor="text1"/>
          </w:rPr>
          <w:delText xml:space="preserve">CITE WELLFARE TRADEOFF</w:delText>
        </w:r>
      </w:del>
      <w:ins w:id="9026" w:author="Claude" w:date="2026-10-16T15:20:23Z">
        <w:r>
          <w:rPr>
            <w:color w:val="000000" w:themeColor="text1"/>
          </w:rPr>
          <w:t xml:space="preserve">Tooby et al., 2008; Delton &amp; Robertson, 2016</w:t>
        </w:r>
      </w:ins>
      <w:r>
        <w:rPr>
          <w:color w:val="000000" w:themeColor="text1"/>
        </w:rPr>
        <w:t xml:space="preserve">). </w:t>
      </w:r>
      <w:del w:id="9031" w:author="Claude" w:date="2026-10-16T15:20:23Z">
        <w:r>
          <w:rPr>
            <w:color w:val="000000" w:themeColor="text1"/>
          </w:rPr>
          <w:delText xml:space="preserve">Thus,  withholding</w:delText>
        </w:r>
      </w:del>
      <w:ins w:id="9032" w:author="Claude" w:date="2026-10-16T15:20:23Z">
        <w:r>
          <w:rPr>
            <w:color w:val="000000" w:themeColor="text1"/>
          </w:rPr>
          <w:t xml:space="preserve">Thus, withholding</w:t>
        </w:r>
      </w:ins>
      <w:r>
        <w:rPr>
          <w:color w:val="000000" w:themeColor="text1"/>
        </w:rPr>
        <w:t xml:space="preserve"> an interesting fact might be interpreted as evidence of a weaker relationship.</w:t>
      </w:r>
    </w:p>
    <w:p w14:paraId="390556EF" w14:textId="74561CDB" w:rsidR="0038414B" w:rsidRDefault="00B107B1" w:rsidP="00EF2592">
      <w:pPr>
        <w:pStyle w:val="BodyText"/>
        <w:ind w:firstLine="720"/>
      </w:pPr>
      <w:r>
        <w:t xml:space="preserve">On the other hand, there are also reasons to think children might have such intuitions. First, the expectation that distress is directed at close partners is present early: infants expect those who display physical intimacy to respond to one another’s distress (Thomas et al., 2022). The expectation that emotions (and potentially sad emotions) are disclosed to close social partners may be an elaboration of this earlier intuition. Consistent with this, even 6-year-olds report that they would express sadness more readily to parents than to peers (Zeman &amp; Garber, 1996). Second, as reviewed above, children already treat access to another’s mind as a marker of closeness. They expect close partners to know one another’s mental states (Woo et al., 2024) and expect personal information about a person to be confined to that person’s relationships (i.e., parents know what their favorite food is) as opposed to newly familiar experimenters (Chuey et al., 2026). Children also already link emotions to relationships in the vicarious case: 4- to 7-year-olds, and even infants, expect friends but not rivals to be happy for one another’s successes, and use such reactions to infer who likes whom (Smith-Flores et al., 2023, 2024). Emotions are mental states, so their disclosure may lead children to infer closeness. Third, children in this age range have first-person experience of the pattern we ask them to recognize in others. By age 7, children report sharing secrets and private feelings, primarily with parents (Buhrmester &amp; Furman, 1987), and between 8 and 11 they characterize their own best friendships in terms of telling each other their problems and the things that make them sad (Parker &amp; Asher, 1993). Whether children bring these intuitions to bear when reasoning about disclosure between other people is an open question. Finally, children also learn about emotions largely through conversations with close others – their parents and siblings, in which feelings are named, explained, and responded to (Dunn, Brown, &amp; Beardsall, 1991; Denham et al., 2007), so by school age they have extensive experience of emotion being disclosed within close relationships and met with care.</w:t>
      </w:r>
    </w:p>
    <w:p w14:paraId="07853E40" w14:textId="093107CF" w:rsidR="005472B4" w:rsidRPr="00794EC7" w:rsidRDefault="00000000" w:rsidP="00293681">
      <w:pPr>
        <w:pStyle w:val="BodyText"/>
        <w:ind w:firstLine="720"/>
        <w:rPr>
          <w:color w:val="000000" w:themeColor="text1"/>
        </w:rPr>
      </w:pPr>
      <w:r>
        <w:rPr>
          <w:color w:val="000000" w:themeColor="text1"/>
        </w:rPr>
        <w:t xml:space="preserve">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 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DB1CE2F" w14:textId="0E6B2B84" w:rsidR="005472B4" w:rsidRPr="00794EC7" w:rsidRDefault="00000000">
      <w:pPr>
        <w:pStyle w:val="BodyText"/>
        <w:rPr>
          <w:color w:val="000000" w:themeColor="text1"/>
        </w:rPr>
      </w:pPr>
      <w:r>
        <w:rPr>
          <w:color w:val="000000" w:themeColor="text1"/>
        </w:rPr>
        <w:t xml:space="preserve">In the current studies, our goal was to understand whether children connect social closeness with disclosing information and whether their intuitions were </w:t>
      </w:r>
      <w:del w:id="9033" w:author="Claude" w:date="2026-10-16T15:20:23Z">
        <w:r>
          <w:rPr>
            <w:color w:val="000000" w:themeColor="text1"/>
          </w:rPr>
          <w:delText xml:space="preserve">different from or the same as adults.</w:delText>
        </w:r>
      </w:del>
      <w:ins w:id="9034" w:author="Claude" w:date="2026-10-16T15:20:23Z">
        <w:r>
          <w:rPr>
            <w:color w:val="000000" w:themeColor="text1"/>
          </w:rPr>
          <w:t xml:space="preserve">different from or the same as those of adults.</w:t>
        </w:r>
      </w:ins>
      <w:r>
        <w:rPr>
          <w:color w:val="000000" w:themeColor="text1"/>
        </w:rPr>
        <w:t xml:space="preserve"> We investigated this kind of reasoning in four studies. In Study 1, we asked, do children and adults infer social closeness based on the type of information that someone discloses (emotions vs. facts and happy vs. sad emotions)? </w:t>
      </w:r>
      <w:r>
        <w:t xml:space="preserve">We included two food-sharing items, one that requires saliva sharing (a single ice cream cone) and one that does not (partitionable candy), following prior work showing that children treat saliva sharing, but not resource sharing, as a cue to close relationships (Thomas et al., 2022). The design thus built in a contrast between the two items, and we expected emotional disclosure to predict ice cream sharing more than candy sharing. We did not, however, state this directional prediction in the preregistration, which specified only the analysis plan, so we treat the item × condition comparison as exploratory.</w:t>
      </w:r>
      <w:r>
        <w:rPr>
          <w:color w:val="000000" w:themeColor="text1"/>
        </w:rPr>
        <w:t xml:space="preserve"> In Study 2, we asked, do children expect people in a close relationship (a best friend vs. a friend) to disclose emotions more than facts? In Study 3, we asked, given the desire to create or deepen a relationship, which type of information do children think will be disclosed? In Study 4, we asked how children reason about emotional disclosure in asymmetric (mother–child) relationships. </w:t>
      </w:r>
      <w:hyperlink w:anchor="fig-overview">
        <w:r>
          <w:rPr>
            <w:rStyle w:val="Hyperlink"/>
            <w:color w:val="000000" w:themeColor="text1"/>
          </w:rPr>
          <w:t>Figure 1</w:t>
        </w:r>
      </w:hyperlink>
      <w:r>
        <w:rPr>
          <w:color w:val="000000" w:themeColor="text1"/>
        </w:rPr>
        <w:t xml:space="preserve"> provides an overview of the design of all four studies.</w:t>
      </w:r>
    </w:p>
    <w:tbl>
      <w:tblPr>
        <w:tblStyle w:val="Table"/>
        <w:tblW w:w="5000" w:type="pct"/>
        <w:tblLayout w:type="fixed"/>
        <w:tblLook w:val="0000" w:firstRow="0" w:lastRow="0" w:firstColumn="0" w:lastColumn="0" w:noHBand="0" w:noVBand="0"/>
      </w:tblPr>
      <w:tblGrid>
        <w:gridCol w:w="9360"/>
      </w:tblGrid>
      <w:tr w:rsidR="005472B4" w:rsidRPr="00794EC7" w14:paraId="578B838E" w14:textId="77777777">
        <w:tc>
          <w:tcPr>
            <w:tcW w:w="7920" w:type="dxa"/>
          </w:tcPr>
          <w:p w14:paraId="493F9CA2" w14:textId="77777777" w:rsidR="005472B4" w:rsidRPr="00794EC7" w:rsidRDefault="00000000">
            <w:pPr>
              <w:pStyle w:val="Compact"/>
              <w:jc w:val="center"/>
              <w:rPr>
                <w:color w:val="000000" w:themeColor="text1"/>
                <w:szCs w:val="24"/>
              </w:rPr>
            </w:pPr>
            <w:bookmarkStart w:id="4" w:name="fig-overview"/>
            <w:r>
              <w:rPr>
                <w:noProof/>
                <w:color w:val="000000" w:themeColor="text1"/>
              </w:rPr>
              <w:drawing>
                <wp:inline distT="0" distB="0" distL="0" distR="0" wp14:anchorId="1AEADFA9" wp14:editId="3F9305C0">
                  <wp:extent cx="5334000" cy="3003378"/>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5.%20Analysis/figures/study_overview.png"/>
                          <pic:cNvPicPr>
                            <a:picLocks noChangeAspect="1" noChangeArrowheads="1"/>
                          </pic:cNvPicPr>
                        </pic:nvPicPr>
                        <pic:blipFill>
                          <a:blip r:embed="rId5"/>
                          <a:stretch>
                            <a:fillRect/>
                          </a:stretch>
                        </pic:blipFill>
                        <pic:spPr bwMode="auto">
                          <a:xfrm>
                            <a:off x="0" y="0"/>
                            <a:ext cx="5334000" cy="3003378"/>
                          </a:xfrm>
                          <a:prstGeom prst="rect">
                            <a:avLst/>
                          </a:prstGeom>
                          <a:noFill/>
                          <a:ln w="9525">
                            <a:noFill/>
                            <a:headEnd/>
                            <a:tailEnd/>
                          </a:ln>
                        </pic:spPr>
                      </pic:pic>
                    </a:graphicData>
                  </a:graphic>
                </wp:inline>
              </w:drawing>
            </w:r>
          </w:p>
          <w:p w14:paraId="2868CCF4" w14:textId="77777777" w:rsidR="005472B4" w:rsidRPr="00794EC7" w:rsidRDefault="00000000">
            <w:pPr>
              <w:pStyle w:val="ImageCaption"/>
              <w:spacing w:before="200"/>
              <w:rPr>
                <w:color w:val="000000" w:themeColor="text1"/>
                <w:szCs w:val="24"/>
              </w:rPr>
            </w:pPr>
            <w:commentRangeStart w:id="23"/>
            <w:r>
              <w:rPr>
                <w:color w:val="000000" w:themeColor="text1"/>
                <w:szCs w:val="24"/>
              </w:rPr>
              <w:t xml:space="preserve">Figure 1: Overview of the four studies.</w:t>
            </w:r>
            <w:commentRangeEnd w:id="23"/>
            <w:r>
              <w:rPr>
                <w:rStyle w:val="CommentReference"/>
              </w:rPr>
              <w:commentReference w:id="23"/>
            </w:r>
            <w:r>
              <w:rPr>
                <w:color w:val="000000" w:themeColor="text1"/>
                <w:szCs w:val="24"/>
              </w:rPr>
              <w:t xml:space="preserve"> Each study probes the intuitive link between emotional disclosure </w:t>
            </w:r>
            <w:del w:id="9035" w:author="Claude" w:date="2026-10-16T15:20:23Z">
              <w:r>
                <w:rPr>
                  <w:color w:val="000000" w:themeColor="text1"/>
                  <w:szCs w:val="24"/>
                </w:rPr>
                <w:delText xml:space="preserve">(revealing a sad emotion rather than a neutral fact)</w:delText>
              </w:r>
            </w:del>
            <w:ins w:id="9036" w:author="Claude" w:date="2026-10-16T15:20:23Z">
              <w:r>
                <w:rPr>
                  <w:color w:val="000000" w:themeColor="text1"/>
                  <w:szCs w:val="24"/>
                </w:rPr>
                <w:t xml:space="preserve">(revealing a sad or happy emotion rather than a neutral fact)</w:t>
              </w:r>
            </w:ins>
            <w:r>
              <w:rPr>
                <w:color w:val="000000" w:themeColor="text1"/>
                <w:szCs w:val="24"/>
              </w:rPr>
              <w:t xml:space="preserve"> and social closeness. Study 1 asks whether children and adults infer who is closer from what a character discloses to two others (and who the character would share a single ice cream cone or partitionable candy with). Study 2 asks, given a friend versus a best friend, who is expected to be told the emotion rather than the fact. Study 3 asks whether disclosing an emotion is seen as a way to create (3.A) or deepen (3.B) a friendship. Study 4 asks about an asymmetric caregiving relationship: whether a child is expected to disclose to their own mother versus a friend’s mother (4.A), and whether a mother is expected to disclose to her child (4.B).</w:t>
            </w:r>
          </w:p>
        </w:tc>
        <w:bookmarkEnd w:id="4"/>
      </w:tr>
    </w:tbl>
    <w:p w14:paraId="1E42D367" w14:textId="77777777" w:rsidR="005472B4" w:rsidRPr="00794EC7" w:rsidRDefault="00000000">
      <w:pPr>
        <w:pStyle w:val="Heading1"/>
        <w:rPr>
          <w:rFonts w:ascii="Times New Roman" w:hAnsi="Times New Roman" w:cs="Times New Roman"/>
          <w:color w:val="000000" w:themeColor="text1"/>
          <w:szCs w:val="24"/>
        </w:rPr>
      </w:pPr>
      <w:bookmarkStart w:id="5" w:name="general-methods"/>
      <w:bookmarkEnd w:id="1"/>
      <w:bookmarkEnd w:id="3"/>
      <w:r>
        <w:rPr>
          <w:rFonts w:ascii="Times New Roman" w:hAnsi="Times New Roman" w:cs="Times New Roman"/>
          <w:color w:val="000000" w:themeColor="text1"/>
          <w:szCs w:val="24"/>
        </w:rPr>
        <w:t>General Methods</w:t>
      </w:r>
    </w:p>
    <w:p w14:paraId="04B4D0B7" w14:textId="77777777" w:rsidR="005472B4" w:rsidRPr="00794EC7" w:rsidRDefault="00000000">
      <w:pPr>
        <w:pStyle w:val="Heading2"/>
        <w:rPr>
          <w:rFonts w:ascii="Times New Roman" w:hAnsi="Times New Roman" w:cs="Times New Roman"/>
          <w:color w:val="000000" w:themeColor="text1"/>
          <w:szCs w:val="24"/>
        </w:rPr>
      </w:pPr>
      <w:bookmarkStart w:id="6" w:name="participants"/>
      <w:r>
        <w:rPr>
          <w:rFonts w:ascii="Times New Roman" w:hAnsi="Times New Roman" w:cs="Times New Roman"/>
          <w:color w:val="000000" w:themeColor="text1"/>
          <w:szCs w:val="24"/>
        </w:rPr>
        <w:t>Participants</w:t>
      </w:r>
    </w:p>
    <w:p w14:paraId="27B7BC19" w14:textId="77777777" w:rsidR="005472B4" w:rsidRPr="00794EC7" w:rsidRDefault="00000000">
      <w:pPr>
        <w:pStyle w:val="FirstParagraph"/>
        <w:rPr>
          <w:color w:val="000000" w:themeColor="text1"/>
        </w:rPr>
      </w:pPr>
      <w:r>
        <w:rPr>
          <w:color w:val="000000" w:themeColor="text1"/>
        </w:rPr>
        <w:t>One group of participants participated in Studies 1, 4.A, and 3.A, which occurred during the same session, and another group participated in Studies 2, 3.B, and 4.B in the same session. Across all studies, we counterbalanced the order of all relevant conditions.</w:t>
      </w:r>
    </w:p>
    <w:p w14:paraId="4EB7C6B9" w14:textId="77777777" w:rsidR="005472B4" w:rsidRPr="00794EC7" w:rsidRDefault="00000000">
      <w:pPr>
        <w:pStyle w:val="BodyText"/>
        <w:rPr>
          <w:color w:val="000000" w:themeColor="text1"/>
        </w:rPr>
      </w:pPr>
      <w:r>
        <w:rPr>
          <w:color w:val="000000" w:themeColor="text1"/>
        </w:rPr>
        <w:t xml:space="preserve">For studies 1, 3.A, and 4.A, </w:t>
      </w:r>
      <w:commentRangeStart w:id="3"/>
      <w:r>
        <w:rPr>
          <w:color w:val="000000" w:themeColor="text1"/>
        </w:rPr>
        <w:t xml:space="preserve">57 U.S. American children aged 6 to 9 years old</w:t>
      </w:r>
      <w:commentRangeEnd w:id="3"/>
      <w:r>
        <w:rPr>
          <w:rStyle w:val="CommentReference"/>
        </w:rPr>
        <w:commentReference w:id="3"/>
      </w:r>
      <w:r>
        <w:rPr>
          <w:color w:val="000000" w:themeColor="text1"/>
        </w:rPr>
        <w:t xml:space="preserve"> (mean = 7.81 years, range = 6.04 to 9.88 years, S.D. = 1.05), were tested via online video call. All participants 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Master’s degree, 14% reported having a doctorate degree, 37% reported having a Bachelor’s degree, 5% reported having an Associate’s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7B4F9785" w14:textId="77777777" w:rsidR="005472B4" w:rsidRPr="00794EC7" w:rsidRDefault="00000000">
      <w:pPr>
        <w:pStyle w:val="BodyText"/>
        <w:rPr>
          <w:color w:val="000000" w:themeColor="text1"/>
        </w:rPr>
      </w:pPr>
      <w:r>
        <w:rPr>
          <w:color w:val="000000" w:themeColor="text1"/>
        </w:rPr>
        <w:t xml:space="preserve">For studies 2, 3.B, and 4.B, we tested 105 children aged 6 to 9 years old (mean = 7.81, range = 6.01 to 9.71 years, S.D. = 1.16); </w:t>
      </w:r>
      <w:commentRangeStart w:id="4"/>
      <w:r>
        <w:rPr>
          <w:color w:val="000000" w:themeColor="text1"/>
        </w:rPr>
        <w:t xml:space="preserve">the first 75 were tested online over video call and the remainder were collected asynchronously</w:t>
      </w:r>
      <w:commentRangeEnd w:id="4"/>
      <w:r>
        <w:rPr>
          <w:rStyle w:val="CommentReference"/>
        </w:rPr>
        <w:commentReference w:id="4"/>
      </w:r>
      <w:r>
        <w:rPr>
          <w:color w:val="000000" w:themeColor="text1"/>
        </w:rPr>
        <w:t xml:space="preserve"> using the Children Helping Science website. All participants took part in all three studies. </w:t>
      </w:r>
      <w:del w:id="9001" w:author="Claude" w:date="2026-10-16T15:21:11Z">
        <w:r>
          <w:rPr>
            <w:color w:val="000000" w:themeColor="text1"/>
          </w:rPr>
          <w:delText xml:space="preserve">55 children were reported to be girls, 49 were reported to be boys, and 1 non-binary.</w:delText>
        </w:r>
      </w:del>
      <w:ins w:id="9002" w:author="Claude" w:date="2026-10-16T15:21:11Z">
        <w:r>
          <w:rPr>
            <w:color w:val="000000" w:themeColor="text1"/>
          </w:rPr>
          <w:t xml:space="preserve">55 children were reported to be girls, 49 were reported to be boys, and 1 was reported to be non-binary.</w:t>
        </w:r>
      </w:ins>
      <w:r>
        <w:rPr>
          <w:color w:val="000000" w:themeColor="text1"/>
        </w:rPr>
        <w:t xml:space="preserve">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Master’s degree for 33%, a Bachelor’s degree for 24%, a professional degree for 15%, a doctorate for 12%, an Associate’s degree for 5%, some college for 2%, high school for 1%, and elementary for 1%; 7% did not report an education level. We also collected a sample of 49 adults (mean age = 23.5 years old, 21 women, 28 men) via an online survey platform. </w:t>
      </w:r>
      <w:del w:id="9003" w:author="Claude" w:date="2026-10-16T15:21:11Z">
        <w:r>
          <w:rPr>
            <w:color w:val="000000" w:themeColor="text1"/>
          </w:rPr>
          <w:delText xml:space="preserve">The adults saw all the vignettes and questions as the children.</w:delText>
        </w:r>
      </w:del>
      <w:ins w:id="9004" w:author="Claude" w:date="2026-10-16T15:21:11Z">
        <w:r>
          <w:rPr>
            <w:color w:val="000000" w:themeColor="text1"/>
          </w:rPr>
          <w:t xml:space="preserve">The adults saw all the same vignettes and questions as the children.</w:t>
        </w:r>
      </w:ins>
    </w:p>
    <w:p w14:paraId="3774D43C" w14:textId="638BD5AB" w:rsidR="005472B4" w:rsidRPr="00794EC7" w:rsidRDefault="00000000">
      <w:pPr>
        <w:pStyle w:val="BodyText"/>
        <w:rPr>
          <w:color w:val="000000" w:themeColor="text1"/>
        </w:rPr>
      </w:pPr>
      <w:r>
        <w:rPr>
          <w:color w:val="000000" w:themeColor="text1"/>
        </w:rPr>
        <w:t xml:space="preserve">Unless otherwise noted, the studies’ designs and primary analyses were pre-registered (Studies 1, 3.A, and 4.A removed for masked review; Studies 2, 3.B, and 4.B removed for masked review).</w:t>
      </w:r>
    </w:p>
    <w:p w14:paraId="17FED27F" w14:textId="77777777" w:rsidR="005472B4" w:rsidRPr="00794EC7" w:rsidRDefault="00000000">
      <w:pPr>
        <w:pStyle w:val="BodyText"/>
        <w:rPr>
          <w:color w:val="000000" w:themeColor="text1"/>
        </w:rPr>
      </w:pPr>
      <w:r>
        <w:rPr>
          <w:b/>
          <w:bCs/>
          <w:color w:val="000000" w:themeColor="text1"/>
        </w:rPr>
        <w:t>General analyses.</w:t>
      </w:r>
      <w:r>
        <w:rPr>
          <w:color w:val="000000" w:themeColor="text1"/>
        </w:rPr>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w:t>
      </w:r>
      <w:commentRangeStart w:id="5"/>
      <w:r>
        <w:rPr>
          <w:color w:val="000000" w:themeColor="text1"/>
        </w:rPr>
        <w:t xml:space="preserve">For the child samples we fit the pre-registered model</w:t>
      </w:r>
      <w:commentRangeEnd w:id="5"/>
      <w:r>
        <w:rPr>
          <w:rStyle w:val="CommentReference"/>
        </w:rPr>
        <w:commentReference w:id="5"/>
      </w:r>
      <w:r>
        <w:rPr>
          <w:color w:val="000000" w:themeColor="text1"/>
        </w:rPr>
        <w:t xml:space="preserve">,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credible, we refit the model without age and report the whole-group effect (full developmental analyses in the Supplement). We assessed effects by whether 0 fell within the 95% credible interval.</w:t>
      </w:r>
      <w:ins w:id="9005" w:author="Claude" w:date="2026-10-16T15:21:11Z">
        <w:r>
          <w:rPr>
            <w:color w:val="000000" w:themeColor="text1"/>
          </w:rPr>
          <w:t xml:space="preserve"> </w:t>
        </w:r>
        <w:commentRangeStart w:id="6"/>
        <w:r>
          <w:rPr>
            <w:color w:val="000000" w:themeColor="text1"/>
          </w:rPr>
          <w:t xml:space="preserve">Throughout, BF10 denotes evidence for the preregistered directional hypothesis</w:t>
        </w:r>
        <w:commentRangeEnd w:id="6"/>
        <w:r>
          <w:rPr>
            <w:rStyle w:val="CommentReference"/>
          </w:rPr>
          <w:commentReference w:id="6"/>
        </w:r>
        <w:r>
          <w:rPr>
            <w:color w:val="000000" w:themeColor="text1"/>
          </w:rPr>
          <w:t xml:space="preserve"> relative to the null, and BF01 denotes evidence for the null relative to that directional hypothesis; where we describe a preference in the opposite direction (e.g., choosing the fact over the emotion), we report the corresponding reverse-direction test.</w:t>
        </w:r>
      </w:ins>
      <w:r>
        <w:rPr>
          <w:color w:val="000000" w:themeColor="text1"/>
        </w:rPr>
        <w:t xml:space="preserve"> We report additional analyses — including analyses of child gender (all null) and the social-closeness (circles) measure — in the Supplement.</w:t>
      </w:r>
    </w:p>
    <w:p>
      <w:pPr>
        <w:pStyle w:val="Bibliography"/>
        <w:rPr>
          <w:ins w:id="9003" w:author="Claude" w:date="2026-10-16T15:23:01Z"/>
          <w:color w:val="000000" w:themeColor="text1"/>
        </w:rPr>
      </w:pPr>
      <w:ins w:id="9004" w:author="Claude" w:date="2026-10-16T15:23:01Z">
        <w:r>
          <w:rPr>
            <w:color w:val="000000" w:themeColor="text1"/>
          </w:rPr>
          <w:t xml:space="preserve">Buhrmester, D., &amp; Furman, W. (1987). The development of companionship and intimacy. Child Development, 58(4), 1101–1113. https://doi.org/10.2307/1130550</w:t>
        </w:r>
      </w:ins>
    </w:p>
    <w:p w14:paraId="25DE1DAB" w14:textId="4A3BF30E" w:rsidR="005472B4" w:rsidRPr="00794EC7" w:rsidRDefault="00000000">
      <w:pPr>
        <w:pStyle w:val="BodyText"/>
        <w:rPr>
          <w:color w:val="000000" w:themeColor="text1"/>
        </w:rPr>
      </w:pPr>
      <w:r>
        <w:rPr>
          <w:b/>
          <w:bCs/>
          <w:color w:val="000000" w:themeColor="text1"/>
        </w:rPr>
        <w:t>Transparency and openness.</w:t>
      </w:r>
      <w:r>
        <w:rPr>
          <w:color w:val="000000" w:themeColor="text1"/>
        </w:rPr>
        <w:t xml:space="preserve"> We report how we determined our sample sizes, all data exclusions, all manipulations, and all measures in the studies, and we follow the Journal Article Reporting Standards [JARS; Appelbaum et al. (2018)]. Sample sizes were determined in advance: we pre-registered a target of 56 children per wave, based on prior work that detected comparable effects (Woo et al., 2024); recruitment for the second wave exceeded this target (see Supplement). Analyses were conducted in R (R Core Team, 2025) using the brms package (Bürkner, 2018). All data, analysis code, and study materials are available at </w:t>
      </w:r>
      <w:hyperlink r:id="rId6">
        <w:r>
          <w:rPr>
            <w:rStyle w:val="Hyperlink"/>
            <w:color w:val="000000" w:themeColor="text1"/>
          </w:rPr>
          <w:t>https://anonymous.4open.science/r/OMIT-74BB/</w:t>
        </w:r>
      </w:hyperlink>
      <w:r>
        <w:rPr>
          <w:color w:val="000000" w:themeColor="text1"/>
        </w:rPr>
        <w:t xml:space="preserve">. The studies’ designs and primary analyses were pre-registered; the pre-registration documents are included in that repository (in the “Preregistration &amp; Ethics” folder). In preparing this manuscript we used a generative AI assistant (Claude, Opus 4.8; Anthropic, 2026) to assist with editing prose, formatting the manuscript, and writing and organizing the analysis code and figures. The authors reviewed, verified, and edited all AI-assisted output and take full responsibility for the content of the manuscript; generative AI was not used to collect, generate, or fabricate data or results.</w:t>
      </w:r>
    </w:p>
    <w:p w14:paraId="5524E031" w14:textId="77777777" w:rsidR="005472B4" w:rsidRPr="00794EC7" w:rsidRDefault="00000000">
      <w:pPr>
        <w:pStyle w:val="Heading1"/>
        <w:rPr>
          <w:rFonts w:ascii="Times New Roman" w:hAnsi="Times New Roman" w:cs="Times New Roman"/>
          <w:color w:val="000000" w:themeColor="text1"/>
          <w:szCs w:val="24"/>
        </w:rPr>
      </w:pPr>
      <w:bookmarkStart w:id="7" w:name="Xbe7495882fc6f1d665f895abf29a8ef09e8aafe"/>
      <w:bookmarkEnd w:id="5"/>
      <w:bookmarkEnd w:id="6"/>
      <w:r>
        <w:rPr>
          <w:rFonts w:ascii="Times New Roman" w:hAnsi="Times New Roman" w:cs="Times New Roman"/>
          <w:color w:val="000000" w:themeColor="text1"/>
          <w:szCs w:val="24"/>
        </w:rPr>
        <w:t>Study 1: Inferences about social closeness based on information disclosure</w:t>
      </w:r>
    </w:p>
    <w:p w14:paraId="02B9A50D" w14:textId="77777777" w:rsidR="005472B4" w:rsidRPr="00794EC7" w:rsidRDefault="00000000">
      <w:pPr>
        <w:pStyle w:val="FirstParagraph"/>
        <w:rPr>
          <w:color w:val="000000" w:themeColor="text1"/>
        </w:rPr>
      </w:pPr>
      <w:r>
        <w:rPr>
          <w:color w:val="000000" w:themeColor="text1"/>
        </w:rPr>
        <w:t xml:space="preserve">In Study 1, children and adults were told about two different protagonists at school. In one story, a protagonist learned an animal fact and also felt sad at school. In the other story, a different protagonist learned a different animal fact and felt happy at school </w:t>
      </w:r>
      <w:del w:id="9010" w:author="Claude" w:date="2026-10-16T15:21:11Z">
        <w:r>
          <w:rPr>
            <w:color w:val="000000" w:themeColor="text1"/>
          </w:rPr>
          <w:delText xml:space="preserve">(the animal facts were borrowed from Shields et al. (2024)).</w:delText>
        </w:r>
      </w:del>
      <w:ins w:id="9011" w:author="Claude" w:date="2026-10-16T15:21:11Z">
        <w:r>
          <w:rPr>
            <w:color w:val="000000" w:themeColor="text1"/>
          </w:rPr>
          <w:t xml:space="preserve">(the animal facts were borrowed from Shields et al., 2024).</w:t>
        </w:r>
      </w:ins>
      <w:r>
        <w:rPr>
          <w:color w:val="000000" w:themeColor="text1"/>
        </w:rPr>
        <w:t xml:space="preserve"> In each story, the protagonist then encountered two classmates. The protagonists disclosed their emotions but withheld the fact from one classmate and disclosed the fact but withheld their emotions from the other classmate.</w:t>
      </w:r>
    </w:p>
    <w:p w14:paraId="26FD90C2" w14:textId="77777777" w:rsidR="005472B4" w:rsidRPr="00794EC7" w:rsidRDefault="00000000">
      <w:pPr>
        <w:pStyle w:val="BodyText"/>
        <w:rPr>
          <w:color w:val="000000" w:themeColor="text1"/>
        </w:rPr>
      </w:pPr>
      <w:r>
        <w:rPr>
          <w:color w:val="000000" w:themeColor="text1"/>
        </w:rPr>
        <w:t xml:space="preserve">After the stories, as an attention check, children and adults were asked to recall which character was told the fact and which character was told the emotion. We then measured intuitions about social closeness across two measures. </w:t>
      </w:r>
      <w:del w:id="9001" w:author="Claude" w:date="2026-10-19T17:45:28Z">
        <w:r>
          <w:rPr>
            <w:color w:val="000000" w:themeColor="text1"/>
          </w:rPr>
          <w:delText xml:space="preserve">Children and adults were asked which classmate they thought was best friends with the protagonist.</w:delText>
        </w:r>
      </w:del>
      <w:ins w:id="9002" w:author="Claude" w:date="2026-10-19T17:45:28Z">
        <w:commentRangeStart w:id="24"/>
        <w:r>
          <w:rPr>
            <w:color w:val="000000" w:themeColor="text1"/>
          </w:rPr>
          <w:t xml:space="preserve">Children and adults were asked which classmate they thought was the better friend.</w:t>
        </w:r>
        <w:commentRangeEnd w:id="24"/>
        <w:r>
          <w:rPr>
            <w:rStyle w:val="CommentReference"/>
          </w:rPr>
          <w:commentReference w:id="24"/>
        </w:r>
      </w:ins>
      <w:r>
        <w:rPr>
          <w:color w:val="000000" w:themeColor="text1"/>
        </w:rPr>
        <w:t xml:space="preserve"> Finally, we had two food-sharing items, one that required physical intimacy and one that did not: children and adults were asked to guess who the protagonist would want to share a single ice cream cone with, and who the protagonist would share partitionable candy with. </w:t>
      </w:r>
      <w:del w:id="9006" w:author="Claude" w:date="2026-10-16T15:21:11Z">
        <w:r>
          <w:rPr>
            <w:color w:val="000000" w:themeColor="text1"/>
          </w:rPr>
          <w:delText xml:space="preserve">Based on prior work in which children do not expect preferential sharing with family over friends, but do expect physical intimacy with family compared to friends. We reasoned that</w:delText>
        </w:r>
      </w:del>
      <w:ins w:id="9007" w:author="Claude" w:date="2026-10-16T15:21:11Z">
        <w:r>
          <w:rPr>
            <w:color w:val="000000" w:themeColor="text1"/>
          </w:rPr>
          <w:t xml:space="preserve">Based on prior work in which children do not expect preferential sharing with family over friends, but do expect physical intimacy with family compared to friends, we reasoned that</w:t>
        </w:r>
      </w:ins>
      <w:r>
        <w:rPr>
          <w:color w:val="000000" w:themeColor="text1"/>
        </w:rPr>
        <w:t xml:space="preserve"> if children associate disclosing sad emotions with social closeness, they should expect the protagonist to </w:t>
      </w:r>
      <w:del w:id="9008" w:author="Claude" w:date="2026-10-16T15:21:11Z">
        <w:r>
          <w:rPr>
            <w:color w:val="000000" w:themeColor="text1"/>
          </w:rPr>
          <w:delText xml:space="preserve">share the single ice cream cone more often with the person they disclosed a sad emotion with, which requires physical intimacy.</w:delText>
        </w:r>
      </w:del>
      <w:ins w:id="9009" w:author="Claude" w:date="2026-10-16T15:21:11Z">
        <w:r>
          <w:rPr>
            <w:color w:val="000000" w:themeColor="text1"/>
          </w:rPr>
          <w:t xml:space="preserve">share the single ice cream cone, which requires physical intimacy, more often with the person they disclosed a sad emotion to.</w:t>
        </w:r>
      </w:ins>
      <w:r>
        <w:rPr>
          <w:color w:val="000000" w:themeColor="text1"/>
        </w:rPr>
        <w:t xml:space="preserve">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The design of Study 1, alongside the other three studies, is summarized in </w:t>
      </w:r>
      <w:hyperlink w:anchor="fig-overview">
        <w:r>
          <w:rPr>
            <w:rStyle w:val="Hyperlink"/>
            <w:color w:val="000000" w:themeColor="text1"/>
          </w:rPr>
          <w:t>Figure 1</w:t>
        </w:r>
      </w:hyperlink>
      <w:r>
        <w:rPr>
          <w:color w:val="000000" w:themeColor="text1"/>
        </w:rPr>
        <w:t>.</w:t>
      </w:r>
    </w:p>
    <w:p w14:paraId="68A71C52" w14:textId="77777777" w:rsidR="005472B4" w:rsidRPr="00794EC7" w:rsidRDefault="00000000">
      <w:pPr>
        <w:pStyle w:val="Heading2"/>
        <w:rPr>
          <w:rFonts w:ascii="Times New Roman" w:hAnsi="Times New Roman" w:cs="Times New Roman"/>
          <w:color w:val="000000" w:themeColor="text1"/>
          <w:szCs w:val="24"/>
        </w:rPr>
      </w:pPr>
      <w:bookmarkStart w:id="8" w:name="results"/>
      <w:r>
        <w:rPr>
          <w:rFonts w:ascii="Times New Roman" w:hAnsi="Times New Roman" w:cs="Times New Roman"/>
          <w:color w:val="000000" w:themeColor="text1"/>
          <w:szCs w:val="24"/>
        </w:rPr>
        <w:t>Results</w:t>
      </w:r>
    </w:p>
    <w:p w14:paraId="6DF66F52" w14:textId="77777777" w:rsidR="005472B4" w:rsidRPr="00794EC7" w:rsidRDefault="00000000">
      <w:pPr>
        <w:pStyle w:val="FirstParagraph"/>
        <w:rPr>
          <w:color w:val="000000" w:themeColor="text1"/>
        </w:rPr>
      </w:pPr>
      <w:r>
        <w:rPr>
          <w:b/>
          <w:bCs/>
          <w:color w:val="000000" w:themeColor="text1"/>
        </w:rPr>
        <w:t>Better Friend.</w:t>
      </w:r>
      <w:r>
        <w:rPr>
          <w:color w:val="000000" w:themeColor="text1"/>
        </w:rPr>
        <w:t xml:space="preserve"> When asked who was better friends with the protagonist, children chose the person who learned about the protagonist’s emotion more often in the sad condition (77%,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1,830), but not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9,514,663; </w:t>
      </w:r>
      <w:del w:id="9012" w:author="Claude" w:date="2026-10-16T15:21:11Z">
        <w:r>
          <w:rPr>
            <w:color w:val="000000" w:themeColor="text1"/>
          </w:rPr>
          <w:delText xml:space="preserve">happy condition 81%,</w:delText>
        </w:r>
      </w:del>
      <w:ins w:id="9013" w:author="Claude" w:date="2026-10-16T15:21:11Z">
        <w:r>
          <w:rPr>
            <w:color w:val="000000" w:themeColor="text1"/>
          </w:rPr>
          <w:t xml:space="preserve">happy condition: 81%,</w:t>
        </w:r>
      </w:ins>
      <w:r>
        <w:rPr>
          <w:color w:val="000000" w:themeColor="text1"/>
        </w:rPr>
        <w:t xml:space="preserve">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3,152). Adults did not differ across happy and sad conditions (median = 0.61, 95% CI [-0.10, 1.43]).</w:t>
      </w:r>
    </w:p>
    <w:p w14:paraId="22198E75" w14:textId="77777777" w:rsidR="005472B4" w:rsidRPr="00794EC7" w:rsidRDefault="00000000">
      <w:pPr>
        <w:pStyle w:val="BodyText"/>
        <w:rPr>
          <w:color w:val="000000" w:themeColor="text1"/>
        </w:rPr>
      </w:pPr>
      <w:r>
        <w:rPr>
          <w:b/>
          <w:bCs/>
          <w:color w:val="000000" w:themeColor="text1"/>
        </w:rPr>
        <w:t>Food sharing.</w:t>
      </w:r>
      <w:r>
        <w:rPr>
          <w:color w:val="000000" w:themeColor="text1"/>
        </w:rPr>
        <w:t xml:space="preserve"> Next, we asked if children and adults used disclosing emotions to predict food-sharing behavior. For the ice cream trial, in the sad condition, children selected the character who was told the emotion more often than the character who was told a fact (70%,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45). However, they chose each character equally often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3.57). For the candy trials, we did not find evidence that children chose either character more frequently (sad condition: 60%,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1.49; happy condition: 53%,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2.33). Consistent with their inferences about who were ‘best friends’, adults selected the classmate who was told the emotion in the sad condition (87%,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245,140) and in the happy condition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947) more often than the classmate who was told the fact. Like children, adults were at chance in their predictions about sharing candy (sad: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1.54; happy: 43%,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5.56).</w:t>
      </w:r>
    </w:p>
    <w:p w14:paraId="497AE71C" w14:textId="77777777" w:rsidR="005472B4" w:rsidRPr="00794EC7" w:rsidRDefault="00000000">
      <w:pPr>
        <w:pStyle w:val="BodyText"/>
        <w:rPr>
          <w:color w:val="000000" w:themeColor="text1"/>
        </w:rPr>
      </w:pPr>
      <w:r>
        <w:rPr>
          <w:color w:val="000000" w:themeColor="text1"/>
        </w:rPr>
        <w:t xml:space="preserve">We conducted Bayesian probit mixed-effects models to test an interaction between item type and condition. For children, there was no main effect of happy/sad conditions (median = 0.19, 95% CI [-0.28, 0.66]); nor of food item (median = -0.09, 95% CI [-0.57, 0.37]). There was also no 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0B00F764" w14:textId="77777777" w:rsidR="005472B4" w:rsidRPr="00794EC7" w:rsidRDefault="00000000">
      <w:pPr>
        <w:pStyle w:val="BodyText"/>
        <w:rPr>
          <w:color w:val="000000" w:themeColor="text1"/>
        </w:rPr>
      </w:pPr>
      <w:commentRangeStart w:id="7"/>
      <w:r>
        <w:rPr>
          <w:color w:val="000000" w:themeColor="text1"/>
        </w:rPr>
        <w:t xml:space="preserve">In an exploratory analysis, because we were underpowered to find an interaction</w:t>
      </w:r>
      <w:commentRangeEnd w:id="7"/>
      <w:r>
        <w:rPr>
          <w:rStyle w:val="CommentReference"/>
        </w:rPr>
        <w:commentReference w:id="7"/>
      </w:r>
      <w:r>
        <w:rPr>
          <w:color w:val="000000" w:themeColor="text1"/>
        </w:rPr>
        <w:t xml:space="preserve">,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cream (median = 1.01, 95% CI [0.46, 1.55]) departed from happy/candy, but sad/candy did not (median = 0.33, 95% CI [-0.18, 0.83]). Refer to </w:t>
      </w:r>
      <w:hyperlink w:anchor="fig-study1">
        <w:r>
          <w:rPr>
            <w:rStyle w:val="Hyperlink"/>
            <w:color w:val="000000" w:themeColor="text1"/>
          </w:rPr>
          <w:t>Figure 2</w:t>
        </w:r>
      </w:hyperlink>
      <w:r>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1A22F7AD" w14:textId="77777777">
        <w:tc>
          <w:tcPr>
            <w:tcW w:w="7920" w:type="dxa"/>
          </w:tcPr>
          <w:p w14:paraId="3F1F5F1E" w14:textId="77777777" w:rsidR="005472B4" w:rsidRPr="00794EC7" w:rsidRDefault="00000000">
            <w:pPr>
              <w:pStyle w:val="Compact"/>
              <w:jc w:val="center"/>
              <w:rPr>
                <w:color w:val="000000" w:themeColor="text1"/>
                <w:szCs w:val="24"/>
              </w:rPr>
            </w:pPr>
            <w:bookmarkStart w:id="9" w:name="fig-study1"/>
            <w:r>
              <w:rPr>
                <w:noProof/>
                <w:color w:val="000000" w:themeColor="text1"/>
              </w:rPr>
              <w:drawing>
                <wp:inline distT="0" distB="0" distL="0" distR="0" wp14:anchorId="065068CD" wp14:editId="55D12FFA">
                  <wp:extent cx="5334000" cy="33943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5.%20Analysis/figures/combined_study1.png"/>
                          <pic:cNvPicPr>
                            <a:picLocks noChangeAspect="1" noChangeArrowheads="1"/>
                          </pic:cNvPicPr>
                        </pic:nvPicPr>
                        <pic:blipFill>
                          <a:blip r:embed="rId7"/>
                          <a:stretch>
                            <a:fillRect/>
                          </a:stretch>
                        </pic:blipFill>
                        <pic:spPr bwMode="auto">
                          <a:xfrm>
                            <a:off x="0" y="0"/>
                            <a:ext cx="5334000" cy="3394363"/>
                          </a:xfrm>
                          <a:prstGeom prst="rect">
                            <a:avLst/>
                          </a:prstGeom>
                          <a:noFill/>
                          <a:ln w="9525">
                            <a:noFill/>
                            <a:headEnd/>
                            <a:tailEnd/>
                          </a:ln>
                        </pic:spPr>
                      </pic:pic>
                    </a:graphicData>
                  </a:graphic>
                </wp:inline>
              </w:drawing>
            </w:r>
          </w:p>
          <w:p w14:paraId="3190C6AF" w14:textId="77777777" w:rsidR="005472B4" w:rsidRPr="00794EC7" w:rsidRDefault="00000000">
            <w:pPr>
              <w:pStyle w:val="ImageCaption"/>
              <w:spacing w:before="200"/>
              <w:rPr>
                <w:color w:val="000000" w:themeColor="text1"/>
                <w:szCs w:val="24"/>
              </w:rPr>
            </w:pPr>
            <w:r>
              <w:rPr>
                <w:color w:val="000000" w:themeColor="text1"/>
                <w:szCs w:val="24"/>
              </w:rPr>
              <w:t>Figure 2: Study 1. (A) Proportion of judgments choosing the classmate who was told the emotion (vs. the fact), by emotion condition and measure, for children and adults; dashed line = chance; * BF₁₀ ≥ 3, ** ≥ 10, *** ≥ 100. (B) Predicted probability of choosing the emotion for the better-friend judgment across age, by condition. (C) Predicted probability of choosing the emotion for food sharing across age, by condition and item. In (B) and (C), solid lines are model estimates for children and dashed lines are adult observed means.</w:t>
            </w:r>
          </w:p>
        </w:tc>
        <w:bookmarkEnd w:id="9"/>
      </w:tr>
    </w:tbl>
    <w:p w14:paraId="4A8461FE"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In the pre-registered probit model, the emotion × age interaction was uncertain for the better-friend judgment (median = 0.48, 95% CI [-0.17, 1.24]) and for food sharing (median = 0.11, 95% CI [-0.36, 0.58]); see </w:t>
      </w:r>
      <w:hyperlink w:anchor="fig-study1">
        <w:r>
          <w:rPr>
            <w:rStyle w:val="Hyperlink"/>
            <w:color w:val="000000" w:themeColor="text1"/>
          </w:rPr>
          <w:t>Figure 2</w:t>
        </w:r>
      </w:hyperlink>
      <w:r>
        <w:rPr>
          <w:color w:val="000000" w:themeColor="text1"/>
        </w:rPr>
        <w:t xml:space="preserve"> (panels B and C). </w:t>
      </w:r>
      <w:commentRangeStart w:id="8"/>
      <w:r>
        <w:rPr>
          <w:color w:val="000000" w:themeColor="text1"/>
        </w:rPr>
        <w:t xml:space="preserve">Descriptively, for the single ice cream cone children chose the classmate told the sad emotion at consistently high rates across ages</w:t>
      </w:r>
      <w:commentRangeEnd w:id="8"/>
      <w:r>
        <w:rPr>
          <w:rStyle w:val="CommentReference"/>
        </w:rPr>
        <w:commentReference w:id="8"/>
      </w:r>
      <w:r>
        <w:rPr>
          <w:color w:val="000000" w:themeColor="text1"/>
        </w:rPr>
        <w:t xml:space="preserve"> (about 70% from age 6 onward), whereas in the happy condition this preference was near chance among the youngest children and rose with age, approaching the sad pattern by age 9. This corresponds to a three-way emotion × item × age interaction that was not credible (median = -0.40, 95% CI [-1.08, 0.26]), so we interpret the difference cautiously.</w:t>
      </w:r>
    </w:p>
    <w:p w14:paraId="53B02550" w14:textId="77777777" w:rsidR="005472B4" w:rsidRPr="00794EC7" w:rsidRDefault="00000000">
      <w:pPr>
        <w:pStyle w:val="Heading2"/>
        <w:rPr>
          <w:rFonts w:ascii="Times New Roman" w:hAnsi="Times New Roman" w:cs="Times New Roman"/>
          <w:color w:val="000000" w:themeColor="text1"/>
          <w:szCs w:val="24"/>
        </w:rPr>
      </w:pPr>
      <w:bookmarkStart w:id="10" w:name="discussion"/>
      <w:bookmarkEnd w:id="8"/>
      <w:r>
        <w:rPr>
          <w:rFonts w:ascii="Times New Roman" w:hAnsi="Times New Roman" w:cs="Times New Roman"/>
          <w:color w:val="000000" w:themeColor="text1"/>
          <w:szCs w:val="24"/>
        </w:rPr>
        <w:t>Discussion</w:t>
      </w:r>
    </w:p>
    <w:p w14:paraId="27945850" w14:textId="77777777" w:rsidR="005472B4" w:rsidRPr="00794EC7" w:rsidRDefault="00000000">
      <w:pPr>
        <w:pStyle w:val="FirstParagraph"/>
        <w:rPr>
          <w:color w:val="000000" w:themeColor="text1"/>
        </w:rPr>
      </w:pPr>
      <w:r>
        <w:rPr>
          <w:color w:val="000000" w:themeColor="text1"/>
        </w:rPr>
        <w:t xml:space="preserve">In Study 1, we found evidence that children inferred closeness from emotional disclosure. When the protagonist disclosed that they were sad to one person and a piece of information to another, children said the person who they disclosed the sad emotion to was the better friend. They also connected emotional intimacy with physical intimacy, expecting this person to share a single ice cream cone. By contrast, when the protagonist disclosed a happy emotion, we did not find such 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intuition that disclosing emotions is indicative of closeness, regardless of whether it is sad or happy.</w:t>
      </w:r>
    </w:p>
    <w:p w14:paraId="010CBE46" w14:textId="77777777" w:rsidR="005472B4" w:rsidRPr="00794EC7" w:rsidRDefault="00000000">
      <w:pPr>
        <w:pStyle w:val="Heading1"/>
        <w:rPr>
          <w:rFonts w:ascii="Times New Roman" w:hAnsi="Times New Roman" w:cs="Times New Roman"/>
          <w:color w:val="000000" w:themeColor="text1"/>
          <w:szCs w:val="24"/>
        </w:rPr>
      </w:pPr>
      <w:bookmarkStart w:id="11" w:name="X5cf640f6e4522935558f4111e42339336f0bdba"/>
      <w:bookmarkEnd w:id="7"/>
      <w:bookmarkEnd w:id="10"/>
      <w:r>
        <w:rPr>
          <w:rFonts w:ascii="Times New Roman" w:hAnsi="Times New Roman" w:cs="Times New Roman"/>
          <w:color w:val="000000" w:themeColor="text1"/>
          <w:szCs w:val="24"/>
        </w:rPr>
        <w:t>Study 2: Using a close relationship to infer the type of information disclosed</w:t>
      </w:r>
    </w:p>
    <w:p w14:paraId="60EC224C" w14:textId="77777777" w:rsidR="005472B4" w:rsidRPr="00794EC7" w:rsidRDefault="00000000">
      <w:pPr>
        <w:pStyle w:val="FirstParagraph"/>
        <w:rPr>
          <w:color w:val="000000" w:themeColor="text1"/>
        </w:rPr>
      </w:pPr>
      <w:r>
        <w:rPr>
          <w:color w:val="000000" w:themeColor="text1"/>
        </w:rPr>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5DECB784" w14:textId="77777777" w:rsidR="005472B4" w:rsidRPr="00794EC7" w:rsidRDefault="00000000">
      <w:pPr>
        <w:pStyle w:val="BodyText"/>
        <w:rPr>
          <w:color w:val="000000" w:themeColor="text1"/>
        </w:rPr>
      </w:pPr>
      <w:r>
        <w:rPr>
          <w:color w:val="000000" w:themeColor="text1"/>
        </w:rPr>
        <w:t>In Study 2, children and adults learned about a protagonist who was feeling sad or happy and encountered their friend and their best friend separately. Participants were asked to choose if they thought the protagonist would share the fact or their emotion with them. This explores a type of close relationship that does not include family ties.</w:t>
      </w:r>
    </w:p>
    <w:p w14:paraId="5D493C8F" w14:textId="77777777" w:rsidR="005472B4" w:rsidRPr="00794EC7" w:rsidRDefault="00000000">
      <w:pPr>
        <w:pStyle w:val="Heading2"/>
        <w:rPr>
          <w:rFonts w:ascii="Times New Roman" w:hAnsi="Times New Roman" w:cs="Times New Roman"/>
          <w:color w:val="000000" w:themeColor="text1"/>
          <w:szCs w:val="24"/>
        </w:rPr>
      </w:pPr>
      <w:bookmarkStart w:id="12" w:name="results-1"/>
      <w:r>
        <w:rPr>
          <w:rFonts w:ascii="Times New Roman" w:hAnsi="Times New Roman" w:cs="Times New Roman"/>
          <w:color w:val="000000" w:themeColor="text1"/>
          <w:szCs w:val="24"/>
        </w:rPr>
        <w:t>Results</w:t>
      </w:r>
    </w:p>
    <w:p w14:paraId="5DA53295" w14:textId="77777777" w:rsidR="005472B4" w:rsidRPr="00794EC7" w:rsidRDefault="00000000">
      <w:pPr>
        <w:pStyle w:val="FirstParagraph"/>
        <w:rPr>
          <w:color w:val="000000" w:themeColor="text1"/>
        </w:rPr>
      </w:pPr>
      <w:r>
        <w:rPr>
          <w:color w:val="000000" w:themeColor="text1"/>
        </w:rPr>
        <w:t xml:space="preserve">For children, we found moderate evidence that they expect the protagonist to disclose a sad emotion to their best friend more than to their friend (best friend: 62%,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6.48; friend: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5.56). In the happy condition, </w:t>
      </w:r>
      <w:commentRangeStart w:id="9"/>
      <w:r>
        <w:rPr>
          <w:color w:val="000000" w:themeColor="text1"/>
        </w:rPr>
        <w:t xml:space="preserve">children were more likely than chance to expect the protagonist to disclose the fact rather than a happy emotion to a friend (38%,</w:t>
      </w:r>
      <w:commentRangeEnd w:id="9"/>
      <w:r>
        <w:rPr>
          <w:rStyle w:val="CommentReference"/>
        </w:rPr>
        <w:commentReference w:id="9"/>
      </w:r>
      <w:r>
        <w:rPr>
          <w:color w:val="000000" w:themeColor="text1"/>
        </w:rPr>
        <w:t xml:space="preserve">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14), but were at chance for the best friend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1.41). We found a credible effect of relationship (median = 0.50, 95% CI [0.14, 0.87]): children expected more emotional disclosure to a best friend than to a friend. The effect of emotion condition trended in the expected direction (median = 0.29, 95% CI [-0.07, 0.65]), but the interaction was not credible (median = -0.11, 95% CI [-0.62, 0.38]).</w:t>
      </w:r>
    </w:p>
    <w:p w14:paraId="259268E7" w14:textId="77777777" w:rsidR="005472B4" w:rsidRPr="00794EC7" w:rsidRDefault="00000000">
      <w:pPr>
        <w:pStyle w:val="BodyText"/>
        <w:rPr>
          <w:color w:val="000000" w:themeColor="text1"/>
        </w:rPr>
      </w:pPr>
      <w:r>
        <w:rPr>
          <w:color w:val="000000" w:themeColor="text1"/>
        </w:rPr>
        <w:t xml:space="preserve">For adults, we found strong evidence that they expect the protagonist to disclose sad emotions over facts to a best friend (71%,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40). They did not have the same expectation for a friend (57%,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1.16). Conversely, adults seemed to think the protagonist would disclose facts to their best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10) and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10) in the happy condition. </w:t>
      </w:r>
      <w:commentRangeStart w:id="10"/>
      <w:r>
        <w:rPr>
          <w:color w:val="000000" w:themeColor="text1"/>
        </w:rPr>
        <w:t xml:space="preserve">The model showed an effect of emotion condition (median = 0.83, 95% CI [0.26, 1.43]) but not relationship (median = -0.01, 95% CI [-0.59, 0.58])</w:t>
      </w:r>
      <w:commentRangeEnd w:id="10"/>
      <w:r>
        <w:rPr>
          <w:rStyle w:val="CommentReference"/>
        </w:rPr>
        <w:commentReference w:id="10"/>
      </w:r>
      <w:r>
        <w:rPr>
          <w:color w:val="000000" w:themeColor="text1"/>
        </w:rPr>
        <w:t xml:space="preserve">. Refer to </w:t>
      </w:r>
      <w:hyperlink w:anchor="fig-study2">
        <w:r>
          <w:rPr>
            <w:rStyle w:val="Hyperlink"/>
            <w:color w:val="000000" w:themeColor="text1"/>
          </w:rPr>
          <w:t>Figure 3</w:t>
        </w:r>
      </w:hyperlink>
      <w:r>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1898157" w14:textId="77777777">
        <w:tc>
          <w:tcPr>
            <w:tcW w:w="7920" w:type="dxa"/>
          </w:tcPr>
          <w:p w14:paraId="7CCF3989" w14:textId="77777777" w:rsidR="005472B4" w:rsidRPr="00794EC7" w:rsidRDefault="00000000">
            <w:pPr>
              <w:pStyle w:val="Compact"/>
              <w:jc w:val="center"/>
              <w:rPr>
                <w:color w:val="000000" w:themeColor="text1"/>
                <w:szCs w:val="24"/>
              </w:rPr>
            </w:pPr>
            <w:bookmarkStart w:id="13" w:name="fig-study2"/>
            <w:r>
              <w:rPr>
                <w:noProof/>
                <w:color w:val="000000" w:themeColor="text1"/>
              </w:rPr>
              <w:drawing>
                <wp:inline distT="0" distB="0" distL="0" distR="0" wp14:anchorId="552A69CD" wp14:editId="5729D176">
                  <wp:extent cx="5334000" cy="252152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5.%20Analysis/figures/combined_study2.png"/>
                          <pic:cNvPicPr>
                            <a:picLocks noChangeAspect="1" noChangeArrowheads="1"/>
                          </pic:cNvPicPr>
                        </pic:nvPicPr>
                        <pic:blipFill>
                          <a:blip r:embed="rId8"/>
                          <a:stretch>
                            <a:fillRect/>
                          </a:stretch>
                        </pic:blipFill>
                        <pic:spPr bwMode="auto">
                          <a:xfrm>
                            <a:off x="0" y="0"/>
                            <a:ext cx="5334000" cy="2521527"/>
                          </a:xfrm>
                          <a:prstGeom prst="rect">
                            <a:avLst/>
                          </a:prstGeom>
                          <a:noFill/>
                          <a:ln w="9525">
                            <a:noFill/>
                            <a:headEnd/>
                            <a:tailEnd/>
                          </a:ln>
                        </pic:spPr>
                      </pic:pic>
                    </a:graphicData>
                  </a:graphic>
                </wp:inline>
              </w:drawing>
            </w:r>
          </w:p>
          <w:p w14:paraId="34DF31E2" w14:textId="77777777" w:rsidR="005472B4" w:rsidRPr="00794EC7" w:rsidRDefault="00000000">
            <w:pPr>
              <w:pStyle w:val="ImageCaption"/>
              <w:spacing w:before="200"/>
              <w:rPr>
                <w:color w:val="000000" w:themeColor="text1"/>
                <w:szCs w:val="24"/>
              </w:rPr>
            </w:pPr>
            <w:commentRangeStart w:id="22"/>
            <w:r>
              <w:rPr>
                <w:color w:val="000000" w:themeColor="text1"/>
                <w:szCs w:val="24"/>
              </w:rPr>
              <w:t xml:space="preserve">Figure 3: Study 2.</w:t>
            </w:r>
            <w:commentRangeEnd w:id="22"/>
            <w:r>
              <w:rPr>
                <w:rStyle w:val="CommentReference"/>
              </w:rPr>
              <w:commentReference w:id="22"/>
            </w:r>
            <w:r>
              <w:rPr>
                <w:color w:val="000000" w:themeColor="text1"/>
                <w:szCs w:val="24"/>
              </w:rPr>
              <w:t xml:space="preserve"> (A) Proportion of judgments that the protagonist would disclose the emotion (vs. the fact) to a friend vs. a best friend, by emotion condition, for children and adults. (B) Predicted probability of choosing the emotion across age, by condition and relationship; solid lines are model estimates for children, dashed lines are adult observed means, and points are individual children.</w:t>
            </w:r>
          </w:p>
        </w:tc>
        <w:bookmarkEnd w:id="13"/>
      </w:tr>
    </w:tbl>
    <w:p w14:paraId="4333E96E"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The tendency to expect sad-emotion disclosure to a best friend (vs. a friend) strengthened with age (three-way emotion × relationship × age: median = 0.59, 95% CI [0.12, 1.08]; </w:t>
      </w:r>
      <w:hyperlink w:anchor="fig-study2">
        <w:r>
          <w:rPr>
            <w:rStyle w:val="Hyperlink"/>
            <w:color w:val="000000" w:themeColor="text1"/>
          </w:rPr>
          <w:t>Figure 3</w:t>
        </w:r>
      </w:hyperlink>
      <w:r>
        <w:rPr>
          <w:color w:val="000000" w:themeColor="text1"/>
        </w:rPr>
        <w:t xml:space="preserve">, panel B). By 9 years children strongly expected a sad emotion to be shared with the best friend, </w:t>
      </w:r>
      <w:commentRangeStart w:id="11"/>
      <w:r>
        <w:rPr>
          <w:color w:val="000000" w:themeColor="text1"/>
        </w:rPr>
        <w:t xml:space="preserve">whereas at 6 years they showed little differentiation</w:t>
      </w:r>
      <w:commentRangeEnd w:id="11"/>
      <w:r>
        <w:rPr>
          <w:rStyle w:val="CommentReference"/>
        </w:rPr>
        <w:commentReference w:id="11"/>
      </w:r>
      <w:r>
        <w:rPr>
          <w:color w:val="000000" w:themeColor="text1"/>
        </w:rPr>
        <w:t xml:space="preserve"> (see Supplement, Table S11).</w:t>
      </w:r>
    </w:p>
    <w:p w14:paraId="398F0058" w14:textId="77777777" w:rsidR="005472B4" w:rsidRPr="00794EC7" w:rsidRDefault="00000000">
      <w:pPr>
        <w:pStyle w:val="Heading2"/>
        <w:rPr>
          <w:rFonts w:ascii="Times New Roman" w:hAnsi="Times New Roman" w:cs="Times New Roman"/>
          <w:color w:val="000000" w:themeColor="text1"/>
          <w:szCs w:val="24"/>
        </w:rPr>
      </w:pPr>
      <w:bookmarkStart w:id="14" w:name="discussion-1"/>
      <w:bookmarkEnd w:id="12"/>
      <w:r>
        <w:rPr>
          <w:rFonts w:ascii="Times New Roman" w:hAnsi="Times New Roman" w:cs="Times New Roman"/>
          <w:color w:val="000000" w:themeColor="text1"/>
          <w:szCs w:val="24"/>
        </w:rPr>
        <w:t>Discussion</w:t>
      </w:r>
    </w:p>
    <w:p w14:paraId="3E0D1293" w14:textId="34EA13BB" w:rsidR="005472B4" w:rsidRPr="00794EC7" w:rsidRDefault="00000000">
      <w:pPr>
        <w:pStyle w:val="FirstParagraph"/>
        <w:rPr>
          <w:color w:val="000000" w:themeColor="text1"/>
        </w:rPr>
      </w:pPr>
      <w:r>
        <w:rPr>
          <w:color w:val="000000" w:themeColor="text1"/>
        </w:rPr>
        <w:t xml:space="preserve">In Study 2, children expected more emotional disclosure to a best friend than to a friend. This aligns with literature suggesting that children consider the relationship and use cues of social closeness when deciding what information will be disclosed (Anagnostaki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specifically for sad emotions, </w:t>
      </w:r>
      <w:del w:id="9014" w:author="Claude" w:date="2026-10-16T15:21:11Z">
        <w:r>
          <w:rPr>
            <w:color w:val="000000" w:themeColor="text1"/>
          </w:rPr>
          <w:delText xml:space="preserve">however unlike in Study 1 did differentiate between the sad and happy condition.</w:delText>
        </w:r>
      </w:del>
      <w:ins w:id="9015" w:author="Claude" w:date="2026-10-16T15:21:11Z">
        <w:r>
          <w:rPr>
            <w:color w:val="000000" w:themeColor="text1"/>
          </w:rPr>
          <w:t xml:space="preserve">however, unlike in Study 1, they did differentiate between the sad and happy conditions.</w:t>
        </w:r>
      </w:ins>
      <w:r>
        <w:rPr>
          <w:color w:val="000000" w:themeColor="text1"/>
        </w:rPr>
        <w:t xml:space="preserve"> Thus, </w:t>
      </w:r>
      <w:del w:id="9016" w:author="Claude" w:date="2026-10-16T15:21:11Z">
        <w:r>
          <w:rPr>
            <w:color w:val="000000" w:themeColor="text1"/>
          </w:rPr>
          <w:delText xml:space="preserve">during the period between 6- and 9-years children begin</w:delText>
        </w:r>
      </w:del>
      <w:ins w:id="9017" w:author="Claude" w:date="2026-10-16T15:21:11Z">
        <w:r>
          <w:rPr>
            <w:color w:val="000000" w:themeColor="text1"/>
          </w:rPr>
          <w:t xml:space="preserve">during the period between 6 and 9 years, children begin</w:t>
        </w:r>
      </w:ins>
      <w:r>
        <w:rPr>
          <w:color w:val="000000" w:themeColor="text1"/>
        </w:rPr>
        <w:t xml:space="preserve"> to differentiate a best friend from a friend in their expectations about emotional disclosure, looking more adult-like with age.</w:t>
      </w:r>
    </w:p>
    <w:p w14:paraId="168E6CBE" w14:textId="77777777" w:rsidR="005472B4" w:rsidRPr="00794EC7" w:rsidRDefault="00000000">
      <w:pPr>
        <w:pStyle w:val="Heading1"/>
        <w:rPr>
          <w:rFonts w:ascii="Times New Roman" w:hAnsi="Times New Roman" w:cs="Times New Roman"/>
          <w:color w:val="000000" w:themeColor="text1"/>
          <w:szCs w:val="24"/>
        </w:rPr>
      </w:pPr>
      <w:bookmarkStart w:id="15" w:name="X8baf3738b9021ab9ba60f22c31fba3c1e3fd991"/>
      <w:bookmarkEnd w:id="11"/>
      <w:bookmarkEnd w:id="14"/>
      <w:r>
        <w:rPr>
          <w:rFonts w:ascii="Times New Roman" w:hAnsi="Times New Roman" w:cs="Times New Roman"/>
          <w:color w:val="000000" w:themeColor="text1"/>
          <w:szCs w:val="24"/>
        </w:rPr>
        <w:t>Study 3: Using emotional disclosure to create and advance social closeness</w:t>
      </w:r>
    </w:p>
    <w:p w14:paraId="70EE789B" w14:textId="77777777" w:rsidR="005472B4" w:rsidRPr="00794EC7" w:rsidRDefault="00000000">
      <w:pPr>
        <w:pStyle w:val="Heading2"/>
        <w:rPr>
          <w:rFonts w:ascii="Times New Roman" w:hAnsi="Times New Roman" w:cs="Times New Roman"/>
          <w:color w:val="000000" w:themeColor="text1"/>
          <w:szCs w:val="24"/>
        </w:rPr>
      </w:pPr>
      <w:bookmarkStart w:id="16" w:name="study-3.a"/>
      <w:r>
        <w:rPr>
          <w:rFonts w:ascii="Times New Roman" w:hAnsi="Times New Roman" w:cs="Times New Roman"/>
          <w:color w:val="000000" w:themeColor="text1"/>
          <w:szCs w:val="24"/>
        </w:rPr>
        <w:t>Study 3.A</w:t>
      </w:r>
    </w:p>
    <w:p w14:paraId="0795CC5F" w14:textId="77777777" w:rsidR="005472B4" w:rsidRPr="00794EC7" w:rsidRDefault="00000000">
      <w:pPr>
        <w:pStyle w:val="FirstParagraph"/>
        <w:rPr>
          <w:color w:val="000000" w:themeColor="text1"/>
        </w:rPr>
      </w:pPr>
      <w:r>
        <w:rPr>
          <w:color w:val="000000" w:themeColor="text1"/>
        </w:rPr>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18CE07F2" w14:textId="77777777" w:rsidR="005472B4" w:rsidRPr="00794EC7" w:rsidRDefault="00000000">
      <w:pPr>
        <w:pStyle w:val="Heading3"/>
        <w:rPr>
          <w:rFonts w:cs="Times New Roman"/>
          <w:color w:val="000000" w:themeColor="text1"/>
          <w:szCs w:val="24"/>
        </w:rPr>
      </w:pPr>
      <w:bookmarkStart w:id="17" w:name="methods"/>
      <w:r>
        <w:rPr>
          <w:rFonts w:cs="Times New Roman"/>
          <w:color w:val="000000" w:themeColor="text1"/>
          <w:szCs w:val="24"/>
        </w:rPr>
        <w:t>Methods</w:t>
      </w:r>
    </w:p>
    <w:p w14:paraId="33138191" w14:textId="77777777" w:rsidR="005472B4" w:rsidRPr="00794EC7" w:rsidRDefault="00000000">
      <w:pPr>
        <w:pStyle w:val="FirstParagraph"/>
        <w:rPr>
          <w:color w:val="000000" w:themeColor="text1"/>
        </w:rPr>
      </w:pPr>
      <w:r>
        <w:rPr>
          <w:color w:val="000000" w:themeColor="text1"/>
        </w:rPr>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0E5E696D" w14:textId="77777777" w:rsidR="005472B4" w:rsidRPr="00794EC7" w:rsidRDefault="00000000">
      <w:pPr>
        <w:pStyle w:val="Heading3"/>
        <w:rPr>
          <w:rFonts w:cs="Times New Roman"/>
          <w:color w:val="000000" w:themeColor="text1"/>
          <w:szCs w:val="24"/>
        </w:rPr>
      </w:pPr>
      <w:bookmarkStart w:id="18" w:name="results-2"/>
      <w:bookmarkEnd w:id="17"/>
      <w:r>
        <w:rPr>
          <w:rFonts w:cs="Times New Roman"/>
          <w:color w:val="000000" w:themeColor="text1"/>
          <w:szCs w:val="24"/>
        </w:rPr>
        <w:t>Results</w:t>
      </w:r>
    </w:p>
    <w:p w14:paraId="56FF3497" w14:textId="77777777" w:rsidR="005472B4" w:rsidRPr="00794EC7" w:rsidRDefault="00000000">
      <w:pPr>
        <w:pStyle w:val="FirstParagraph"/>
        <w:rPr>
          <w:color w:val="000000" w:themeColor="text1"/>
        </w:rPr>
      </w:pPr>
      <w:r>
        <w:rPr>
          <w:color w:val="000000" w:themeColor="text1"/>
        </w:rPr>
        <w:t xml:space="preserve">We found that the children were equally likely to say that the protagonist should disclose a fact compared to an emotion across both the sad condition (49%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3.57) and the happy condition (58%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1.03). Adults answered similarly across conditions (sad: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3.57; happy: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3.23). We also did not find evidence of effects of condition in our model for the children (median = -0.25, 95% CI [-0.72, 0.23]) or for the adults (median = -0.16, 95% CI [-1.09, 0.75]).</w:t>
      </w:r>
    </w:p>
    <w:p w14:paraId="17917553"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The emotion × age interaction was not credible (median = 0.36, 95% CI [-0.12, 0.84]; </w:t>
      </w:r>
      <w:hyperlink w:anchor="fig-study3-age">
        <w:r>
          <w:rPr>
            <w:rStyle w:val="Hyperlink"/>
            <w:color w:val="000000" w:themeColor="text1"/>
          </w:rPr>
          <w:t>Figure 4</w:t>
        </w:r>
      </w:hyperlink>
      <w:r>
        <w:rPr>
          <w:color w:val="000000" w:themeColor="text1"/>
        </w:rPr>
        <w:t>, panel A).</w:t>
      </w:r>
    </w:p>
    <w:p w14:paraId="424EBD48" w14:textId="77777777" w:rsidR="005472B4" w:rsidRPr="00794EC7" w:rsidRDefault="00000000">
      <w:pPr>
        <w:pStyle w:val="Heading2"/>
        <w:rPr>
          <w:rFonts w:ascii="Times New Roman" w:hAnsi="Times New Roman" w:cs="Times New Roman"/>
          <w:color w:val="000000" w:themeColor="text1"/>
          <w:szCs w:val="24"/>
        </w:rPr>
      </w:pPr>
      <w:bookmarkStart w:id="19" w:name="study-3.b"/>
      <w:bookmarkEnd w:id="16"/>
      <w:bookmarkEnd w:id="18"/>
      <w:r>
        <w:rPr>
          <w:rFonts w:ascii="Times New Roman" w:hAnsi="Times New Roman" w:cs="Times New Roman"/>
          <w:color w:val="000000" w:themeColor="text1"/>
          <w:szCs w:val="24"/>
        </w:rPr>
        <w:t>Study 3.B</w:t>
      </w:r>
    </w:p>
    <w:p w14:paraId="61C03B9C" w14:textId="42607F26" w:rsidR="005472B4" w:rsidRPr="00794EC7" w:rsidRDefault="00000000">
      <w:pPr>
        <w:pStyle w:val="FirstParagraph"/>
        <w:rPr>
          <w:color w:val="000000" w:themeColor="text1"/>
        </w:rPr>
      </w:pPr>
      <w:r>
        <w:rPr>
          <w:color w:val="000000" w:themeColor="text1"/>
        </w:rPr>
        <w:t xml:space="preserve">In Study 3.B, children and adults learned that the protagonist has a friend with whom they want to become best friends. In order to achieve this, we asked the participants if the protagonist would tell them about the fact or their emotion.</w:t>
      </w:r>
    </w:p>
    <w:p w14:paraId="26BBC250" w14:textId="77777777" w:rsidR="005472B4" w:rsidRPr="00794EC7" w:rsidRDefault="00000000">
      <w:pPr>
        <w:pStyle w:val="Heading3"/>
        <w:rPr>
          <w:rFonts w:cs="Times New Roman"/>
          <w:color w:val="000000" w:themeColor="text1"/>
          <w:szCs w:val="24"/>
        </w:rPr>
      </w:pPr>
      <w:bookmarkStart w:id="20" w:name="results-3"/>
      <w:r>
        <w:rPr>
          <w:rFonts w:cs="Times New Roman"/>
          <w:color w:val="000000" w:themeColor="text1"/>
          <w:szCs w:val="24"/>
        </w:rPr>
        <w:t>Results</w:t>
      </w:r>
    </w:p>
    <w:p w14:paraId="0C1A4D75" w14:textId="38323FAA" w:rsidR="005472B4" w:rsidRPr="00794EC7" w:rsidRDefault="00000000">
      <w:pPr>
        <w:pStyle w:val="FirstParagraph"/>
        <w:rPr>
          <w:color w:val="000000" w:themeColor="text1"/>
        </w:rPr>
      </w:pPr>
      <w:r>
        <w:rPr>
          <w:color w:val="000000" w:themeColor="text1"/>
        </w:rPr>
        <w:t xml:space="preserve">We pre-registered the hypothesis that people would disclose sad emotions in order to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17), nor in the happy condition (44%,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9.09); the model showed no effect of emotion condition (median = -0.26, 95% CI [-0.66, 0.13]). For adults, the evidence ran clearly against the hypothesis: </w:t>
      </w:r>
      <w:commentRangeStart w:id="12"/>
      <w:r>
        <w:rPr>
          <w:color w:val="000000" w:themeColor="text1"/>
        </w:rPr>
        <w:t xml:space="preserve">they did not expect the protagonist to disclose sad emotions to become closer to a friend (16%,</w:t>
      </w:r>
      <w:commentRangeEnd w:id="12"/>
      <w:r>
        <w:rPr>
          <w:rStyle w:val="CommentReference"/>
        </w:rPr>
        <w:commentReference w:id="12"/>
      </w:r>
      <w:r>
        <w:rPr>
          <w:color w:val="000000" w:themeColor="text1"/>
        </w:rPr>
        <w:t xml:space="preserve">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17), nor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10); the emotion condition effect in the model was credible; median = -0.68, 95% CI [-1.41, -0.07], adults were less likely to say the protagonist would share a sad emotion compared to a happy one. </w:t>
      </w:r>
    </w:p>
    <w:p w14:paraId="681A4589"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The emotion × age interaction was not credible (median = -0.04, 95% CI [-0.38, 0.30]; </w:t>
      </w:r>
      <w:hyperlink w:anchor="fig-study3-age">
        <w:r>
          <w:rPr>
            <w:rStyle w:val="Hyperlink"/>
            <w:color w:val="000000" w:themeColor="text1"/>
          </w:rPr>
          <w:t>Figure 4</w:t>
        </w:r>
      </w:hyperlink>
      <w:r>
        <w:rPr>
          <w:color w:val="000000" w:themeColor="text1"/>
        </w:rPr>
        <w:t>, panel B).</w:t>
      </w:r>
    </w:p>
    <w:tbl>
      <w:tblPr>
        <w:tblStyle w:val="Table"/>
        <w:tblW w:w="5000" w:type="pct"/>
        <w:tblLayout w:type="fixed"/>
        <w:tblLook w:val="0000" w:firstRow="0" w:lastRow="0" w:firstColumn="0" w:lastColumn="0" w:noHBand="0" w:noVBand="0"/>
      </w:tblPr>
      <w:tblGrid>
        <w:gridCol w:w="9360"/>
      </w:tblGrid>
      <w:tr w:rsidR="005472B4" w:rsidRPr="00794EC7" w14:paraId="1FD69951" w14:textId="77777777">
        <w:tc>
          <w:tcPr>
            <w:tcW w:w="7920" w:type="dxa"/>
          </w:tcPr>
          <w:p w14:paraId="52EA9646" w14:textId="77777777" w:rsidR="005472B4" w:rsidRPr="00794EC7" w:rsidRDefault="00000000">
            <w:pPr>
              <w:pStyle w:val="Compact"/>
              <w:jc w:val="center"/>
              <w:rPr>
                <w:color w:val="000000" w:themeColor="text1"/>
                <w:szCs w:val="24"/>
              </w:rPr>
            </w:pPr>
            <w:bookmarkStart w:id="21" w:name="fig-study3-age"/>
            <w:r>
              <w:rPr>
                <w:noProof/>
                <w:color w:val="000000" w:themeColor="text1"/>
              </w:rPr>
              <w:drawing>
                <wp:inline distT="0" distB="0" distL="0" distR="0" wp14:anchorId="7A557C99" wp14:editId="3C99E687">
                  <wp:extent cx="5334000" cy="256031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combined_study3_age.png"/>
                          <pic:cNvPicPr>
                            <a:picLocks noChangeAspect="1" noChangeArrowheads="1"/>
                          </pic:cNvPicPr>
                        </pic:nvPicPr>
                        <pic:blipFill>
                          <a:blip r:embed="rId9"/>
                          <a:stretch>
                            <a:fillRect/>
                          </a:stretch>
                        </pic:blipFill>
                        <pic:spPr bwMode="auto">
                          <a:xfrm>
                            <a:off x="0" y="0"/>
                            <a:ext cx="5334000" cy="2560319"/>
                          </a:xfrm>
                          <a:prstGeom prst="rect">
                            <a:avLst/>
                          </a:prstGeom>
                          <a:noFill/>
                          <a:ln w="9525">
                            <a:noFill/>
                            <a:headEnd/>
                            <a:tailEnd/>
                          </a:ln>
                        </pic:spPr>
                      </pic:pic>
                    </a:graphicData>
                  </a:graphic>
                </wp:inline>
              </w:drawing>
            </w:r>
          </w:p>
          <w:p w14:paraId="0C93DECA" w14:textId="77777777" w:rsidR="005472B4" w:rsidRPr="00794EC7" w:rsidRDefault="00000000">
            <w:pPr>
              <w:pStyle w:val="ImageCaption"/>
              <w:spacing w:before="200"/>
              <w:rPr>
                <w:color w:val="000000" w:themeColor="text1"/>
                <w:szCs w:val="24"/>
              </w:rPr>
            </w:pPr>
            <w:r>
              <w:rPr>
                <w:color w:val="000000" w:themeColor="text1"/>
                <w:szCs w:val="24"/>
              </w:rPr>
              <w:t>Figure 4: Study 3 developmental change. Predicted probability of choosing the emotion (vs. the fact) across age, by condition, for (A) Study 3.A (creating a new relationship) and (B) Study 3.B (deepening an existing friendship). Solid lines are model estimates for children; dashed lines are adult observed means.</w:t>
            </w:r>
          </w:p>
        </w:tc>
        <w:bookmarkEnd w:id="21"/>
      </w:tr>
    </w:tbl>
    <w:p w14:paraId="06C4792B" w14:textId="77777777" w:rsidR="005472B4" w:rsidRPr="00794EC7" w:rsidRDefault="00000000">
      <w:pPr>
        <w:pStyle w:val="Heading2"/>
        <w:rPr>
          <w:rFonts w:ascii="Times New Roman" w:hAnsi="Times New Roman" w:cs="Times New Roman"/>
          <w:color w:val="000000" w:themeColor="text1"/>
          <w:szCs w:val="24"/>
        </w:rPr>
      </w:pPr>
      <w:bookmarkStart w:id="22" w:name="discussion-2"/>
      <w:bookmarkEnd w:id="19"/>
      <w:bookmarkEnd w:id="20"/>
      <w:r>
        <w:rPr>
          <w:rFonts w:ascii="Times New Roman" w:hAnsi="Times New Roman" w:cs="Times New Roman"/>
          <w:color w:val="000000" w:themeColor="text1"/>
          <w:szCs w:val="24"/>
        </w:rPr>
        <w:t>Discussion</w:t>
      </w:r>
    </w:p>
    <w:p w14:paraId="3A6917B3" w14:textId="77777777" w:rsidR="005472B4" w:rsidRPr="00794EC7" w:rsidRDefault="00000000">
      <w:pPr>
        <w:pStyle w:val="FirstParagraph"/>
        <w:rPr>
          <w:color w:val="000000" w:themeColor="text1"/>
        </w:rPr>
      </w:pPr>
      <w:r>
        <w:rPr>
          <w:color w:val="000000" w:themeColor="text1"/>
        </w:rPr>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6CBF06E4" w14:textId="77777777" w:rsidR="005472B4" w:rsidRPr="00794EC7" w:rsidRDefault="00000000">
      <w:pPr>
        <w:pStyle w:val="BodyText"/>
        <w:rPr>
          <w:color w:val="000000" w:themeColor="text1"/>
        </w:rPr>
      </w:pPr>
      <w:del w:id="9001" w:author="Claude" w:date="2026-10-16T15:22:02Z">
        <w:r>
          <w:rPr>
            <w:color w:val="000000" w:themeColor="text1"/>
          </w:rPr>
          <w:delText xml:space="preserve">Similarly, in Study 3.B, children and adults did not have strong intuitions about disclosing sad or happy emotions for a previously established friendship to become closer.</w:delText>
        </w:r>
      </w:del>
      <w:ins w:id="9002" w:author="Claude" w:date="2026-10-16T15:22:02Z">
        <w:commentRangeStart w:id="13"/>
        <w:r>
          <w:rPr>
            <w:color w:val="000000" w:themeColor="text1"/>
          </w:rPr>
          <w:t xml:space="preserve">In Study 3.B, the pattern ran against our prediction</w:t>
        </w:r>
        <w:commentRangeEnd w:id="13"/>
        <w:r>
          <w:rPr>
            <w:rStyle w:val="CommentReference"/>
          </w:rPr>
          <w:commentReference w:id="13"/>
        </w:r>
        <w:r>
          <w:rPr>
            <w:color w:val="000000" w:themeColor="text1"/>
          </w:rPr>
          <w:t xml:space="preserve">: children, and especially adults, expected the protagonist to share the fact rather than an emotion when trying to become closer to a friend, and adults were less likely to expect a sad emotion to be shared than a happy one.</w:t>
        </w:r>
      </w:ins>
      <w:r>
        <w:rPr>
          <w:color w:val="000000" w:themeColor="text1"/>
        </w:rPr>
        <w:t xml:space="preserve"> These results were a little surprising because we thought that the extra information about the relationship would lead the participants to infer that disclosing sensitive emotions and displaying vulnerability may be a way to deepen a relationship. </w:t>
      </w:r>
      <w:del w:id="9003" w:author="Claude" w:date="2026-10-16T15:22:02Z">
        <w:r>
          <w:rPr>
            <w:color w:val="000000" w:themeColor="text1"/>
          </w:rPr>
          <w:delText xml:space="preserve">In Study 4 we investigate how children reason about emotional disclosure in an intimate, but asymmetrical relationships, a parent child relationship (Thomas et al., 2025)</w:delText>
        </w:r>
      </w:del>
      <w:ins w:id="9004" w:author="Claude" w:date="2026-10-16T15:22:02Z">
        <w:r>
          <w:rPr>
            <w:color w:val="000000" w:themeColor="text1"/>
          </w:rPr>
          <w:t xml:space="preserve">In Study 4 we investigate how children reason about emotional disclosure in an intimate but asymmetrical relationship, the parent–child relationship (Thomas et al., 2025).</w:t>
        </w:r>
      </w:ins>
    </w:p>
    <w:p w14:paraId="77784300" w14:textId="77777777" w:rsidR="005472B4" w:rsidRPr="00794EC7" w:rsidRDefault="00000000">
      <w:pPr>
        <w:pStyle w:val="Heading1"/>
        <w:rPr>
          <w:rFonts w:ascii="Times New Roman" w:hAnsi="Times New Roman" w:cs="Times New Roman"/>
          <w:color w:val="000000" w:themeColor="text1"/>
          <w:szCs w:val="24"/>
        </w:rPr>
      </w:pPr>
      <w:bookmarkStart w:id="23" w:name="X56105b6af97e4cc360f4fc502cd682b132e85ec"/>
      <w:bookmarkEnd w:id="15"/>
      <w:bookmarkEnd w:id="22"/>
      <w:r>
        <w:rPr>
          <w:rFonts w:ascii="Times New Roman" w:hAnsi="Times New Roman" w:cs="Times New Roman"/>
          <w:color w:val="000000" w:themeColor="text1"/>
          <w:szCs w:val="24"/>
        </w:rPr>
        <w:t>Study 4: Emotional disclosure in asymmetrical relationships</w:t>
      </w:r>
    </w:p>
    <w:p w14:paraId="5BAF3FAC" w14:textId="31D99EF8" w:rsidR="005472B4" w:rsidRPr="00794EC7" w:rsidRDefault="00361A77">
      <w:pPr>
        <w:pStyle w:val="FirstParagraph"/>
        <w:rPr>
          <w:color w:val="000000" w:themeColor="text1"/>
        </w:rPr>
      </w:pPr>
      <w:r>
        <w:t xml:space="preserve">One reason people may withhold sad emotions in some relationships is that disclosing sadness implies the listener should help or comfort the discloser. This implication is not only about closeness but about the structure of a relationship—it matters who is expected to provide care. The mother–child relationship offers a useful test of this idea, because it is unambiguously close yet asymmetric in caregiving: the mother is ordinarily the one who comforts a child, not the reverse. Consistent with this asymmetry, research on disclosure in parent–child relationships has focused almost entirely on what children disclose to, or keep from, their parents (Smetana, 2008; Smetana et al., 2006), with little attention to the reverse, suggesting that disclosure in these relationships is understood to flow mainly from child to parent.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do, or as something that also aligns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would imply that her young child ought to comfort her, inverting their roles, they should be less inclined to expect that a mother will share her sad emotion, even though the relationship is close.</w:t>
      </w:r>
    </w:p>
    <w:p w14:paraId="6D2AA03E" w14:textId="77777777" w:rsidR="005472B4" w:rsidRPr="00794EC7" w:rsidRDefault="00000000">
      <w:pPr>
        <w:pStyle w:val="Heading2"/>
        <w:rPr>
          <w:rFonts w:ascii="Times New Roman" w:hAnsi="Times New Roman" w:cs="Times New Roman"/>
          <w:color w:val="000000" w:themeColor="text1"/>
          <w:szCs w:val="24"/>
        </w:rPr>
      </w:pPr>
      <w:bookmarkStart w:id="24" w:name="study-4.a"/>
      <w:r>
        <w:rPr>
          <w:rFonts w:ascii="Times New Roman" w:hAnsi="Times New Roman" w:cs="Times New Roman"/>
          <w:color w:val="000000" w:themeColor="text1"/>
          <w:szCs w:val="24"/>
        </w:rPr>
        <w:t>Study 4.A</w:t>
      </w:r>
    </w:p>
    <w:p w14:paraId="175266E8" w14:textId="77777777" w:rsidR="005472B4" w:rsidRPr="00794EC7" w:rsidRDefault="00000000">
      <w:pPr>
        <w:pStyle w:val="Heading3"/>
        <w:rPr>
          <w:rFonts w:cs="Times New Roman"/>
          <w:color w:val="000000" w:themeColor="text1"/>
          <w:szCs w:val="24"/>
        </w:rPr>
      </w:pPr>
      <w:bookmarkStart w:id="25" w:name="methods-1"/>
      <w:r>
        <w:rPr>
          <w:rFonts w:cs="Times New Roman"/>
          <w:color w:val="000000" w:themeColor="text1"/>
          <w:szCs w:val="24"/>
        </w:rPr>
        <w:t>Methods</w:t>
      </w:r>
    </w:p>
    <w:p w14:paraId="4F4299D6" w14:textId="77777777" w:rsidR="005472B4" w:rsidRPr="00794EC7" w:rsidRDefault="00000000">
      <w:pPr>
        <w:pStyle w:val="FirstParagraph"/>
        <w:rPr>
          <w:color w:val="000000" w:themeColor="text1"/>
        </w:rPr>
      </w:pPr>
      <w:r>
        <w:rPr>
          <w:color w:val="000000" w:themeColor="text1"/>
        </w:rPr>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4914927D" w14:textId="77777777" w:rsidR="005472B4" w:rsidRPr="00794EC7" w:rsidRDefault="00000000">
      <w:pPr>
        <w:pStyle w:val="Heading3"/>
        <w:rPr>
          <w:rFonts w:cs="Times New Roman"/>
          <w:color w:val="000000" w:themeColor="text1"/>
          <w:szCs w:val="24"/>
        </w:rPr>
      </w:pPr>
      <w:bookmarkStart w:id="26" w:name="results-4"/>
      <w:bookmarkEnd w:id="25"/>
      <w:r>
        <w:rPr>
          <w:rFonts w:cs="Times New Roman"/>
          <w:color w:val="000000" w:themeColor="text1"/>
          <w:szCs w:val="24"/>
        </w:rPr>
        <w:t>Results</w:t>
      </w:r>
    </w:p>
    <w:p w14:paraId="3544A6E5" w14:textId="77777777" w:rsidR="005472B4" w:rsidRPr="00794EC7" w:rsidRDefault="00000000">
      <w:pPr>
        <w:pStyle w:val="FirstParagraph"/>
        <w:rPr>
          <w:color w:val="000000" w:themeColor="text1"/>
        </w:rPr>
      </w:pPr>
      <w:r>
        <w:rPr>
          <w:color w:val="000000" w:themeColor="text1"/>
        </w:rPr>
        <w:t xml:space="preserve">In the sad condition, children predicted the protagonist would disclose the emotion more often than the fact with their mother (75%,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641). Children did not predict that the protagonist would disclose the sad emotion more often with the friend’s mother (39% predicted the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8.33). In the happy condition, children were at chance in both relationship conditions (mother: 54%,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1.79; friend’s mother: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3.57). </w:t>
      </w:r>
      <w:del w:id="9005" w:author="Claude" w:date="2026-10-16T15:22:02Z">
        <w:r>
          <w:rPr>
            <w:color w:val="000000" w:themeColor="text1"/>
          </w:rPr>
          <w:delText xml:space="preserve">Adults predicted the protagonist to disclose sad emotion with their mother more than the fact</w:delText>
        </w:r>
      </w:del>
      <w:ins w:id="9006" w:author="Claude" w:date="2026-10-16T15:22:02Z">
        <w:r>
          <w:rPr>
            <w:color w:val="000000" w:themeColor="text1"/>
          </w:rPr>
          <w:t xml:space="preserve">Adults predicted that the protagonist would disclose the sad emotion to their mother more than the fact</w:t>
        </w:r>
      </w:ins>
      <w:r>
        <w:rPr>
          <w:color w:val="000000" w:themeColor="text1"/>
        </w:rPr>
        <w:t xml:space="preserve">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947), but happy feelings were closer to chance (66%,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5.65). They did not expect the protagonist to disclose emotions with the friend’s mom (sad: 19%,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14; happy: 28%,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11).</w:t>
      </w:r>
    </w:p>
    <w:p w14:paraId="25C35EBC" w14:textId="77777777" w:rsidR="005472B4" w:rsidRPr="00794EC7" w:rsidRDefault="00000000">
      <w:pPr>
        <w:pStyle w:val="BodyText"/>
        <w:rPr>
          <w:color w:val="000000" w:themeColor="text1"/>
        </w:rPr>
      </w:pPr>
      <w:r>
        <w:rPr>
          <w:color w:val="000000" w:themeColor="text1"/>
        </w:rPr>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t>
      </w:r>
      <w:commentRangeStart w:id="14"/>
      <w:r>
        <w:rPr>
          <w:color w:val="000000" w:themeColor="text1"/>
        </w:rPr>
        <w:t xml:space="preserve">with mixed evidence for an interaction (median = 0.85, 95% CI [0.02, 1.73])</w:t>
      </w:r>
      <w:commentRangeEnd w:id="14"/>
      <w:r>
        <w:rPr>
          <w:rStyle w:val="CommentReference"/>
        </w:rPr>
        <w:commentReference w:id="14"/>
      </w:r>
      <w:r>
        <w:rPr>
          <w:color w:val="000000" w:themeColor="text1"/>
        </w:rPr>
        <w:t xml:space="preserve">. Refer to </w:t>
      </w:r>
      <w:hyperlink w:anchor="fig-study4a">
        <w:r>
          <w:rPr>
            <w:rStyle w:val="Hyperlink"/>
            <w:color w:val="000000" w:themeColor="text1"/>
          </w:rPr>
          <w:t>Figure 5</w:t>
        </w:r>
      </w:hyperlink>
      <w:r>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6582E195" w14:textId="77777777">
        <w:tc>
          <w:tcPr>
            <w:tcW w:w="7920" w:type="dxa"/>
          </w:tcPr>
          <w:p w14:paraId="531606F8" w14:textId="77777777" w:rsidR="005472B4" w:rsidRPr="00794EC7" w:rsidRDefault="00000000">
            <w:pPr>
              <w:pStyle w:val="Compact"/>
              <w:jc w:val="center"/>
              <w:rPr>
                <w:color w:val="000000" w:themeColor="text1"/>
                <w:szCs w:val="24"/>
              </w:rPr>
            </w:pPr>
            <w:bookmarkStart w:id="27" w:name="fig-study4a"/>
            <w:r>
              <w:rPr>
                <w:noProof/>
                <w:color w:val="000000" w:themeColor="text1"/>
              </w:rPr>
              <w:drawing>
                <wp:inline distT="0" distB="0" distL="0" distR="0" wp14:anchorId="772DA6ED" wp14:editId="2D69C2CB">
                  <wp:extent cx="5334000" cy="252152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20Analysis/figures/combined_study4A.png"/>
                          <pic:cNvPicPr>
                            <a:picLocks noChangeAspect="1" noChangeArrowheads="1"/>
                          </pic:cNvPicPr>
                        </pic:nvPicPr>
                        <pic:blipFill>
                          <a:blip r:embed="rId10"/>
                          <a:stretch>
                            <a:fillRect/>
                          </a:stretch>
                        </pic:blipFill>
                        <pic:spPr bwMode="auto">
                          <a:xfrm>
                            <a:off x="0" y="0"/>
                            <a:ext cx="5334000" cy="2521527"/>
                          </a:xfrm>
                          <a:prstGeom prst="rect">
                            <a:avLst/>
                          </a:prstGeom>
                          <a:noFill/>
                          <a:ln w="9525">
                            <a:noFill/>
                            <a:headEnd/>
                            <a:tailEnd/>
                          </a:ln>
                        </pic:spPr>
                      </pic:pic>
                    </a:graphicData>
                  </a:graphic>
                </wp:inline>
              </w:drawing>
            </w:r>
          </w:p>
          <w:p w14:paraId="0F164C89" w14:textId="77777777" w:rsidR="005472B4" w:rsidRPr="00794EC7" w:rsidRDefault="00000000">
            <w:pPr>
              <w:pStyle w:val="ImageCaption"/>
              <w:spacing w:before="200"/>
              <w:rPr>
                <w:color w:val="000000" w:themeColor="text1"/>
                <w:szCs w:val="24"/>
              </w:rPr>
            </w:pPr>
            <w:r>
              <w:rPr>
                <w:color w:val="000000" w:themeColor="text1"/>
                <w:szCs w:val="24"/>
              </w:rPr>
              <w:t>Figure 5: Study 4.A. (A) Proportion of judgments that the protagonist would disclose the emotion (vs. the fact) to their mother vs. a friend’s mother, by emotion condition, for children and adults. (B) Predicted probability of choosing the emotion across age, by condition and relationship; solid lines are model estimates for children and dashed lines are adult observed means.</w:t>
            </w:r>
          </w:p>
        </w:tc>
        <w:bookmarkEnd w:id="27"/>
      </w:tr>
    </w:tbl>
    <w:p w14:paraId="69150BB6"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We did not find evidence for age effects: the three-way emotion × relationship × age interaction was not credible (median = 0.25, 95% CI [-0.48, 1.02]; </w:t>
      </w:r>
      <w:hyperlink w:anchor="fig-study4a">
        <w:r>
          <w:rPr>
            <w:rStyle w:val="Hyperlink"/>
            <w:color w:val="000000" w:themeColor="text1"/>
          </w:rPr>
          <w:t>Figure 5</w:t>
        </w:r>
      </w:hyperlink>
      <w:r>
        <w:rPr>
          <w:color w:val="000000" w:themeColor="text1"/>
        </w:rPr>
        <w:t>, panel B).</w:t>
      </w:r>
    </w:p>
    <w:p w14:paraId="676F2540" w14:textId="77777777" w:rsidR="005472B4" w:rsidRPr="00794EC7" w:rsidRDefault="00000000">
      <w:pPr>
        <w:pStyle w:val="Heading2"/>
        <w:rPr>
          <w:rFonts w:ascii="Times New Roman" w:hAnsi="Times New Roman" w:cs="Times New Roman"/>
          <w:color w:val="000000" w:themeColor="text1"/>
          <w:szCs w:val="24"/>
        </w:rPr>
      </w:pPr>
      <w:bookmarkStart w:id="28" w:name="study-4.b"/>
      <w:bookmarkEnd w:id="24"/>
      <w:bookmarkEnd w:id="26"/>
      <w:r>
        <w:rPr>
          <w:rFonts w:ascii="Times New Roman" w:hAnsi="Times New Roman" w:cs="Times New Roman"/>
          <w:color w:val="000000" w:themeColor="text1"/>
          <w:szCs w:val="24"/>
        </w:rPr>
        <w:t>Study 4.B</w:t>
      </w:r>
    </w:p>
    <w:p w14:paraId="2DF4E3D0" w14:textId="77777777" w:rsidR="005472B4" w:rsidRPr="00794EC7" w:rsidRDefault="00000000">
      <w:pPr>
        <w:pStyle w:val="FirstParagraph"/>
        <w:rPr>
          <w:color w:val="000000" w:themeColor="text1"/>
        </w:rPr>
      </w:pPr>
      <w:r>
        <w:rPr>
          <w:color w:val="000000" w:themeColor="text1"/>
        </w:rPr>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26D47B0E" w14:textId="77777777" w:rsidR="005472B4" w:rsidRPr="00794EC7" w:rsidRDefault="00000000">
      <w:pPr>
        <w:pStyle w:val="Heading3"/>
        <w:rPr>
          <w:rFonts w:cs="Times New Roman"/>
          <w:color w:val="000000" w:themeColor="text1"/>
          <w:szCs w:val="24"/>
        </w:rPr>
      </w:pPr>
      <w:bookmarkStart w:id="29" w:name="results-5"/>
      <w:r>
        <w:rPr>
          <w:rFonts w:cs="Times New Roman"/>
          <w:color w:val="000000" w:themeColor="text1"/>
          <w:szCs w:val="24"/>
        </w:rPr>
        <w:t>Results</w:t>
      </w:r>
    </w:p>
    <w:p w14:paraId="40818F6B" w14:textId="77777777" w:rsidR="005472B4" w:rsidRPr="00794EC7" w:rsidRDefault="00000000">
      <w:pPr>
        <w:pStyle w:val="FirstParagraph"/>
        <w:rPr>
          <w:color w:val="000000" w:themeColor="text1"/>
        </w:rPr>
      </w:pPr>
      <w:r>
        <w:rPr>
          <w:color w:val="000000" w:themeColor="text1"/>
        </w:rPr>
        <w:t xml:space="preserve">Because we pre-registered that the mother would not share sad emotions with her child, the one-sided binomial tests in this study asked whether the fact was chosen more often than chance (i.e., evidence against emotional disclosure). For children, we found that they generally did not expect the protagonist’s mother (50%,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4.17) or the friend’s mother (37%,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17) to disclose sad emotions to the protagonist. Children also did not expect the protagonist’s mother (40%,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3.53) or friend’s mother (42%,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1.70) to disclose happy emotions. After running the model, we found no effect of emotion condition (median = -0.16, 95% CI [-0.53, 0.22]) or relationship (median = -0.06, 95% CI [-0.44, 0.31]), with inconclusive evidence for the interaction (median = 0.47, 95% CI [-0.06, 1.02]).</w:t>
      </w:r>
    </w:p>
    <w:p w14:paraId="4567D2B7" w14:textId="77777777" w:rsidR="005472B4" w:rsidRPr="00794EC7" w:rsidRDefault="00000000">
      <w:pPr>
        <w:pStyle w:val="BodyText"/>
        <w:rPr>
          <w:color w:val="000000" w:themeColor="text1"/>
        </w:rPr>
      </w:pPr>
      <w:r>
        <w:rPr>
          <w:color w:val="000000" w:themeColor="text1"/>
        </w:rPr>
        <w:t xml:space="preserve">Adults had similar intuitions; </w:t>
      </w:r>
      <w:commentRangeStart w:id="15"/>
      <w:r>
        <w:rPr>
          <w:color w:val="000000" w:themeColor="text1"/>
        </w:rPr>
        <w:t xml:space="preserve">there was inconclusive evidence that they expected the protagonist’s mother to disclose sad emotions over facts (41%,</w:t>
      </w:r>
      <w:commentRangeEnd w:id="15"/>
      <w:r>
        <w:rPr>
          <w:rStyle w:val="CommentReference"/>
        </w:rPr>
        <w:commentReference w:id="15"/>
      </w:r>
      <w:r>
        <w:rPr>
          <w:color w:val="000000" w:themeColor="text1"/>
        </w:rPr>
        <w:t xml:space="preserve">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1.23). However, they expected the friend’s mother to share facts over sad emotions (29%,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40). Similarly, there was inconclusive evidence whether adults expected the mother to disclose happy emotions (45%,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Pr>
          <w:color w:val="000000" w:themeColor="text1"/>
        </w:rPr>
        <w:t xml:space="preserve"> = 1.59), and they did not expect the friend’s mother to disclose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Pr>
          <w:color w:val="000000" w:themeColor="text1"/>
        </w:rPr>
        <w:t xml:space="preserve"> = 9.40). We found no effects of condition (median = -0.14, 95% CI [-0.71, 0.41]) or relationship (median = 0.39, 95% CI [-0.15, 0.95]). Refer to </w:t>
      </w:r>
      <w:hyperlink w:anchor="fig-study4b">
        <w:r>
          <w:rPr>
            <w:rStyle w:val="Hyperlink"/>
            <w:color w:val="000000" w:themeColor="text1"/>
          </w:rPr>
          <w:t>Figure 6</w:t>
        </w:r>
      </w:hyperlink>
      <w:r>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940100A" w14:textId="77777777">
        <w:tc>
          <w:tcPr>
            <w:tcW w:w="7920" w:type="dxa"/>
          </w:tcPr>
          <w:p w14:paraId="3B0B7DF6" w14:textId="77777777" w:rsidR="005472B4" w:rsidRPr="00794EC7" w:rsidRDefault="00000000">
            <w:pPr>
              <w:pStyle w:val="Compact"/>
              <w:jc w:val="center"/>
              <w:rPr>
                <w:color w:val="000000" w:themeColor="text1"/>
                <w:szCs w:val="24"/>
              </w:rPr>
            </w:pPr>
            <w:bookmarkStart w:id="30" w:name="fig-study4b"/>
            <w:r>
              <w:rPr>
                <w:noProof/>
                <w:color w:val="000000" w:themeColor="text1"/>
              </w:rPr>
              <w:drawing>
                <wp:inline distT="0" distB="0" distL="0" distR="0" wp14:anchorId="4D62A06A" wp14:editId="5BB0E4F6">
                  <wp:extent cx="5334000" cy="25215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5.%20Analysis/figures/combined_study4B.png"/>
                          <pic:cNvPicPr>
                            <a:picLocks noChangeAspect="1" noChangeArrowheads="1"/>
                          </pic:cNvPicPr>
                        </pic:nvPicPr>
                        <pic:blipFill>
                          <a:blip r:embed="rId11"/>
                          <a:stretch>
                            <a:fillRect/>
                          </a:stretch>
                        </pic:blipFill>
                        <pic:spPr bwMode="auto">
                          <a:xfrm>
                            <a:off x="0" y="0"/>
                            <a:ext cx="5334000" cy="2521527"/>
                          </a:xfrm>
                          <a:prstGeom prst="rect">
                            <a:avLst/>
                          </a:prstGeom>
                          <a:noFill/>
                          <a:ln w="9525">
                            <a:noFill/>
                            <a:headEnd/>
                            <a:tailEnd/>
                          </a:ln>
                        </pic:spPr>
                      </pic:pic>
                    </a:graphicData>
                  </a:graphic>
                </wp:inline>
              </w:drawing>
            </w:r>
          </w:p>
          <w:p w14:paraId="42EC2B25" w14:textId="77777777" w:rsidR="005472B4" w:rsidRPr="00794EC7" w:rsidRDefault="00000000">
            <w:pPr>
              <w:pStyle w:val="ImageCaption"/>
              <w:spacing w:before="200"/>
              <w:rPr>
                <w:color w:val="000000" w:themeColor="text1"/>
                <w:szCs w:val="24"/>
              </w:rPr>
            </w:pPr>
            <w:r>
              <w:rPr>
                <w:color w:val="000000" w:themeColor="text1"/>
                <w:szCs w:val="24"/>
              </w:rPr>
              <w:t xml:space="preserve">Figure 6: Study 4.B. (A) Proportion of judgments that the mother / friend’s mother would disclose the emotion (vs. the fact) to the protagonist, by emotion condition, for children and adults. (B) Predicted probability of choosing the emotion across age, by condition and relationship; solid lines are model estimates for children and dashed lines are adult observed means.</w:t>
            </w:r>
          </w:p>
        </w:tc>
        <w:bookmarkEnd w:id="30"/>
      </w:tr>
    </w:tbl>
    <w:p w14:paraId="29B45B87" w14:textId="77777777" w:rsidR="005472B4" w:rsidRPr="00794EC7" w:rsidRDefault="00000000">
      <w:pPr>
        <w:pStyle w:val="BodyText"/>
        <w:rPr>
          <w:color w:val="000000" w:themeColor="text1"/>
        </w:rPr>
      </w:pPr>
      <w:r>
        <w:rPr>
          <w:b/>
          <w:bCs/>
          <w:color w:val="000000" w:themeColor="text1"/>
        </w:rPr>
        <w:t>Developmental change.</w:t>
      </w:r>
      <w:r>
        <w:rPr>
          <w:color w:val="000000" w:themeColor="text1"/>
        </w:rPr>
        <w:t xml:space="preserve"> </w:t>
      </w:r>
      <w:commentRangeStart w:id="16"/>
      <w:r>
        <w:rPr>
          <w:color w:val="000000" w:themeColor="text1"/>
        </w:rPr>
        <w:t xml:space="preserve">Older children were less likely to expect a parent to disclose sad emotions (emotion × age</w:t>
      </w:r>
      <w:commentRangeEnd w:id="16"/>
      <w:r>
        <w:rPr>
          <w:rStyle w:val="CommentReference"/>
        </w:rPr>
        <w:commentReference w:id="16"/>
      </w:r>
      <w:r>
        <w:rPr>
          <w:color w:val="000000" w:themeColor="text1"/>
        </w:rPr>
        <w:t xml:space="preserve">: median = -0.45, 95% CI [-0.80, -0.12]; </w:t>
      </w:r>
      <w:hyperlink w:anchor="fig-study4b">
        <w:r>
          <w:rPr>
            <w:rStyle w:val="Hyperlink"/>
            <w:color w:val="000000" w:themeColor="text1"/>
          </w:rPr>
          <w:t>Figure 6</w:t>
        </w:r>
      </w:hyperlink>
      <w:r>
        <w:rPr>
          <w:color w:val="000000" w:themeColor="text1"/>
        </w:rPr>
        <w:t>, panel B).</w:t>
      </w:r>
    </w:p>
    <w:p w14:paraId="07280251" w14:textId="77777777" w:rsidR="005472B4" w:rsidRPr="00794EC7" w:rsidRDefault="00000000">
      <w:pPr>
        <w:pStyle w:val="Heading2"/>
        <w:rPr>
          <w:rFonts w:ascii="Times New Roman" w:hAnsi="Times New Roman" w:cs="Times New Roman"/>
          <w:color w:val="000000" w:themeColor="text1"/>
          <w:szCs w:val="24"/>
        </w:rPr>
      </w:pPr>
      <w:bookmarkStart w:id="31" w:name="discussion-3"/>
      <w:bookmarkEnd w:id="28"/>
      <w:bookmarkEnd w:id="29"/>
      <w:r>
        <w:rPr>
          <w:rFonts w:ascii="Times New Roman" w:hAnsi="Times New Roman" w:cs="Times New Roman"/>
          <w:color w:val="000000" w:themeColor="text1"/>
          <w:szCs w:val="24"/>
        </w:rPr>
        <w:t>Discussion</w:t>
      </w:r>
    </w:p>
    <w:p w14:paraId="24EDA0B7" w14:textId="7CF161D4" w:rsidR="005472B4" w:rsidRPr="00794EC7" w:rsidRDefault="00000000">
      <w:pPr>
        <w:pStyle w:val="FirstParagraph"/>
        <w:rPr>
          <w:color w:val="000000" w:themeColor="text1"/>
        </w:rPr>
      </w:pPr>
      <w:r>
        <w:rPr>
          <w:color w:val="000000" w:themeColor="text1"/>
        </w:rPr>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mother, but were trending toward saying that the child would also share happy emotions. In contrast to children, they strongly expected that children would be more likely to share facts than emotions, regardless of the emotion, with the friend’s mother.</w:t>
      </w:r>
    </w:p>
    <w:p w14:paraId="4B3B444D" w14:textId="77777777" w:rsidR="005472B4" w:rsidRPr="00794EC7" w:rsidRDefault="00000000">
      <w:pPr>
        <w:pStyle w:val="BodyText"/>
        <w:rPr>
          <w:color w:val="000000" w:themeColor="text1"/>
        </w:rPr>
      </w:pPr>
      <w:del w:id="9007" w:author="Claude" w:date="2026-10-16T15:22:02Z">
        <w:r>
          <w:rPr>
            <w:color w:val="000000" w:themeColor="text1"/>
          </w:rPr>
          <w:delText xml:space="preserve">However, in Study 4.B, children and adults did not expect that the protagonist’s mother or a friend’s mother would share emotions with the protagonist.</w:delText>
        </w:r>
      </w:del>
      <w:ins w:id="9008" w:author="Claude" w:date="2026-10-16T15:22:02Z">
        <w:r>
          <w:rPr>
            <w:color w:val="000000" w:themeColor="text1"/>
          </w:rPr>
          <w:t xml:space="preserve">However, in Study 4.B, children and adults were less likely to expect that the protagonist’s mother or a friend’s mother would share emotions with the protagonist.</w:t>
        </w:r>
      </w:ins>
      <w:r>
        <w:rPr>
          <w:color w:val="000000" w:themeColor="text1"/>
        </w:rPr>
        <w:t xml:space="preserve"> In contrast to the results of Study 4.A, where participants expected the protagonist to disclose sad emotions to their mother, </w:t>
      </w:r>
      <w:commentRangeStart w:id="17"/>
      <w:r>
        <w:rPr>
          <w:color w:val="000000" w:themeColor="text1"/>
        </w:rPr>
        <w:t xml:space="preserve">both children and adults seem to have intuitions that emotional disclosure does not go both ways in asymmetrical relationships</w:t>
      </w:r>
      <w:commentRangeEnd w:id="17"/>
      <w:r>
        <w:rPr>
          <w:rStyle w:val="CommentReference"/>
        </w:rPr>
        <w:commentReference w:id="17"/>
      </w:r>
      <w:r>
        <w:rPr>
          <w:color w:val="000000" w:themeColor="text1"/>
        </w:rPr>
        <w:t xml:space="preserve">, as they do not hold similar expectations when the roles are reversed.</w:t>
      </w:r>
    </w:p>
    <w:p w14:paraId="3BB8242D" w14:textId="77777777" w:rsidR="005472B4" w:rsidRPr="00794EC7" w:rsidRDefault="00000000">
      <w:pPr>
        <w:pStyle w:val="Heading1"/>
        <w:rPr>
          <w:rFonts w:ascii="Times New Roman" w:hAnsi="Times New Roman" w:cs="Times New Roman"/>
          <w:color w:val="000000" w:themeColor="text1"/>
          <w:szCs w:val="24"/>
        </w:rPr>
      </w:pPr>
      <w:bookmarkStart w:id="32" w:name="general-discussion"/>
      <w:bookmarkEnd w:id="23"/>
      <w:bookmarkEnd w:id="31"/>
      <w:r>
        <w:rPr>
          <w:rFonts w:ascii="Times New Roman" w:hAnsi="Times New Roman" w:cs="Times New Roman"/>
          <w:color w:val="000000" w:themeColor="text1"/>
          <w:szCs w:val="24"/>
        </w:rPr>
        <w:t>General Discussion</w:t>
      </w:r>
    </w:p>
    <w:p w14:paraId="2250A2E6" w14:textId="77777777" w:rsidR="005472B4" w:rsidRPr="00794EC7" w:rsidRDefault="00000000">
      <w:pPr>
        <w:pStyle w:val="FirstParagraph"/>
        <w:rPr>
          <w:color w:val="000000" w:themeColor="text1"/>
        </w:rPr>
      </w:pPr>
      <w:r>
        <w:rPr>
          <w:color w:val="000000" w:themeColor="text1"/>
        </w:rPr>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character and 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w:t>
      </w:r>
      <w:commentRangeStart w:id="18"/>
      <w:r>
        <w:rPr>
          <w:color w:val="000000" w:themeColor="text1"/>
        </w:rPr>
        <w:t xml:space="preserve">they expected that the protagonist would share a single ice cream cone, but not partitionable candy, with the character who had been told about the sad emotion.</w:t>
      </w:r>
      <w:commentRangeEnd w:id="18"/>
      <w:r>
        <w:rPr>
          <w:rStyle w:val="CommentReference"/>
        </w:rPr>
        <w:commentReference w:id="18"/>
      </w:r>
      <w:r>
        <w:rPr>
          <w:color w:val="000000" w:themeColor="text1"/>
        </w:rPr>
        <w:t xml:space="preserve"> Thus, children seemed to use emotional intimacy as a cue of social closeness. By contrast, adults inferred that the characters who were told either emotion were better friends with the protagonist and were more likely to share physical intimacy with the protagonist.</w:t>
      </w:r>
    </w:p>
    <w:p w14:paraId="0A860F26" w14:textId="77777777" w:rsidR="005472B4" w:rsidRPr="00794EC7" w:rsidRDefault="00000000">
      <w:pPr>
        <w:pStyle w:val="BodyText"/>
        <w:rPr>
          <w:color w:val="000000" w:themeColor="text1"/>
        </w:rPr>
      </w:pPr>
      <w:r>
        <w:rPr>
          <w:color w:val="000000" w:themeColor="text1"/>
        </w:rPr>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older they became more likely to predict sharing a sad emotion with best friends over friends. Despite the results of Study 1, where adults did not distinguish between sad and happy emotions, in Study 2 adults were more likely to predict disclosing a sad emotion to a best friend than a fact, but did not make the same predictions in the happy condition.</w:t>
      </w:r>
    </w:p>
    <w:p w14:paraId="53FFE41E" w14:textId="77777777" w:rsidR="005472B4" w:rsidRPr="00794EC7" w:rsidRDefault="00000000">
      <w:pPr>
        <w:pStyle w:val="BodyText"/>
        <w:rPr>
          <w:color w:val="000000" w:themeColor="text1"/>
        </w:rPr>
      </w:pPr>
      <w:r>
        <w:rPr>
          <w:color w:val="000000" w:themeColor="text1"/>
        </w:rPr>
        <w:t xml:space="preserve">In Study 3, we asked whether children and adults would use this knowledge to make predictions about how someone would act if they wanted to create or deepen a relationship. </w:t>
      </w:r>
      <w:del w:id="9009" w:author="Claude" w:date="2026-10-16T15:22:02Z">
        <w:r>
          <w:rPr>
            <w:color w:val="000000" w:themeColor="text1"/>
          </w:rPr>
          <w:delText xml:space="preserve">Here, contrary to our hypotheses, neither children nor adults made systematic predictions; if anything, they predicted that the protagonist would share facts as opposed to emotions.</w:delText>
        </w:r>
      </w:del>
      <w:ins w:id="9010" w:author="Claude" w:date="2026-10-16T15:22:02Z">
        <w:r>
          <w:rPr>
            <w:color w:val="000000" w:themeColor="text1"/>
          </w:rPr>
          <w:t xml:space="preserve">Here, contrary to our hypotheses, participants did not favor emotional disclosure: when the goal was to create a new relationship, children and adults chose fact and emotion equally often, and when the goal was to deepen an existing friendship, both groups, and adults especially, expected the protagonist to share the fact rather than an emotion.</w:t>
        </w:r>
      </w:ins>
    </w:p>
    <w:p w14:paraId="1ADF3F66" w14:textId="77777777" w:rsidR="005472B4" w:rsidRPr="00794EC7" w:rsidRDefault="00000000">
      <w:pPr>
        <w:pStyle w:val="BodyText"/>
        <w:rPr>
          <w:color w:val="000000" w:themeColor="text1"/>
        </w:rPr>
      </w:pPr>
      <w:r>
        <w:rPr>
          <w:color w:val="000000" w:themeColor="text1"/>
        </w:rPr>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Next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018FE022" w14:textId="2BD3F570" w:rsidR="005472B4" w:rsidRPr="00794EC7" w:rsidRDefault="00000000">
      <w:pPr>
        <w:pStyle w:val="BodyText"/>
        <w:rPr>
          <w:color w:val="000000" w:themeColor="text1"/>
        </w:rPr>
      </w:pPr>
      <w:r>
        <w:rPr>
          <w:color w:val="000000" w:themeColor="text1"/>
        </w:rPr>
        <w:t xml:space="preserve">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more prosocial, as it could benefit the recipient, while disclosing an emotion would not benefit the receiver. Yet children did not see disclosing a fact as opposed to disclosing an emotion as indicative of close social relationships.</w:t>
      </w:r>
    </w:p>
    <w:p>
      <w:pPr>
        <w:pStyle w:val="Bibliography"/>
        <w:rPr>
          <w:ins w:id="9009" w:author="Claude" w:date="2026-10-16T15:23:01Z"/>
          <w:color w:val="000000" w:themeColor="text1"/>
        </w:rPr>
      </w:pPr>
      <w:ins w:id="9010" w:author="Claude" w:date="2026-10-16T15:23:01Z">
        <w:r>
          <w:rPr>
            <w:color w:val="000000" w:themeColor="text1"/>
          </w:rPr>
          <w:t xml:space="preserve">Clark, M. S., &amp; Taraban, C. (1991). Reactions to and willingness to express emotion in communal and exchange relationships. Journal of Experimental Social Psychology, 27(4), 324–336. https://doi.org/10.1016/0022-1031(91)90029-6</w:t>
        </w:r>
      </w:ins>
    </w:p>
    <w:p w14:paraId="0796350C" w14:textId="77777777" w:rsidR="005472B4" w:rsidRPr="00794EC7" w:rsidRDefault="00000000">
      <w:pPr>
        <w:pStyle w:val="BodyText"/>
        <w:rPr>
          <w:color w:val="000000" w:themeColor="text1"/>
        </w:rPr>
      </w:pPr>
      <w:r>
        <w:rPr>
          <w:color w:val="000000" w:themeColor="text1"/>
        </w:rPr>
        <w:t xml:space="preserve">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intuit a process whereby they understand that disclosing negative emotions can make the discloser seem less desirable as a social partner or imply that the target of disclosure should help.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This last point resonates with a recent distinction between “thin” and “thick” empathy (Crockett, 2025). Thick empathy draws on one’s accumulated experiences with a specific person or experience with what they are going through, letting another grasp someone’s inner state in a way that those without that shared history cannot. Emotional disclosure may therefore be diagnostic of closeness because revealing a sad emotion invites thick empathy, the understanding and support that a close partner is positioned to provide.</w:t>
      </w:r>
    </w:p>
    <w:p w14:paraId="287DC5C9" w14:textId="77777777" w:rsidR="005472B4" w:rsidRDefault="00000000">
      <w:pPr>
        <w:pStyle w:val="BodyText"/>
        <w:rPr>
          <w:color w:val="000000" w:themeColor="text1"/>
        </w:rPr>
      </w:pPr>
      <w:r>
        <w:rPr>
          <w:color w:val="000000" w:themeColor="text1"/>
        </w:rPr>
        <w:t xml:space="preserve">Relatedly, neither adults nor children expected people to disclose negative emotions to create a new relationship nor to deepen an existing one. This pattern—that adults and children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that neither children nor adults treated disclosing sadness as a way to create a new friendship or to deepen one. Rather, the relationship may already need to feel close for people to intuit that one should disclose sad emotions. </w:t>
      </w:r>
      <w:del w:id="9011" w:author="Claude" w:date="2026-10-16T15:22:02Z">
        <w:r>
          <w:rPr>
            <w:color w:val="000000" w:themeColor="text1"/>
          </w:rPr>
          <w:delText xml:space="preserve">This past theory also agree with our results</w:delText>
        </w:r>
      </w:del>
      <w:ins w:id="9012" w:author="Claude" w:date="2026-10-16T15:22:02Z">
        <w:r>
          <w:rPr>
            <w:color w:val="000000" w:themeColor="text1"/>
          </w:rPr>
          <w:t xml:space="preserve">This past theory also agrees with our results</w:t>
        </w:r>
      </w:ins>
      <w:r>
        <w:rPr>
          <w:color w:val="000000" w:themeColor="text1"/>
        </w:rPr>
        <w:t xml:space="preserve">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7592561A" w14:textId="7B2BE16B" w:rsidR="0038414B" w:rsidRPr="00794EC7" w:rsidRDefault="0038414B">
      <w:pPr>
        <w:pStyle w:val="BodyText"/>
        <w:rPr>
          <w:color w:val="000000" w:themeColor="text1"/>
        </w:rPr>
      </w:pPr>
      <w:del w:id="9013" w:author="Claude" w:date="2026-10-16T15:22:02Z">
        <w:r>
          <w:rPr>
            <w:color w:val="000000" w:themeColor="text1"/>
          </w:rPr>
          <w:delText xml:space="preserve">One reason why adults might be different than children is work on capitalization -- </w:delText>
        </w:r>
      </w:del>
      <w:ins w:id="9014" w:author="Claude" w:date="2026-10-16T15:22:02Z">
        <w:commentRangeStart w:id="19"/>
        <w:r>
          <w:rPr>
            <w:color w:val="000000" w:themeColor="text1"/>
          </w:rPr>
          <w:t xml:space="preserve">One reason adults and children may differ in how they treat happy disclosures is capitalization</w:t>
        </w:r>
        <w:commentRangeEnd w:id="19"/>
        <w:r>
          <w:rPr>
            <w:rStyle w:val="CommentReference"/>
          </w:rPr>
          <w:commentReference w:id="19"/>
        </w:r>
        <w:r>
          <w:rPr>
            <w:color w:val="000000" w:themeColor="text1"/>
          </w:rPr>
          <w:t xml:space="preserve">, the sharing of positive events with others (Gable et al., 2004; Reis et al., 2010). Adults share good news selectively, with partners they expect to respond enthusiastically, and a partner’s active, constructive response to good news predicts relationship quality. On this account, adults treat happy disclosure as a cue to closeness because they know that good news is told to people who will be glad of it. Children in our studies already expect friends to be happy for one another’s successes (Smith-Flores et al., 2023, 2024), so the ingredients of this intuition are in place, but they did not use happy disclosure to infer closeness in Study 1. One possibility is that children recognize vicarious joy as a feature of friendship before they recognize that telling someone good news is itself selective. Another is that happy disclosure is less costly than sad disclosure and so, on the cost logic developed in the Introduction, a weaker signal that children have not yet learned to read. The adult pattern was also not uniform: adults used happy disclosure to infer closeness in Study 1 but expected protagonists to share facts rather than happy emotions in Studies 2 and 3, suggesting that adults may treat happy disclosure as informative when they observe it but not as something people are expected to do.</w:t>
        </w:r>
      </w:ins>
    </w:p>
    <w:p w14:paraId="7C196660" w14:textId="77777777" w:rsidR="005472B4" w:rsidRPr="00794EC7" w:rsidRDefault="00000000">
      <w:pPr>
        <w:pStyle w:val="BodyText"/>
        <w:rPr>
          <w:color w:val="000000" w:themeColor="text1"/>
        </w:rPr>
      </w:pPr>
      <w:r>
        <w:rPr>
          <w:color w:val="000000" w:themeColor="text1"/>
        </w:rPr>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75797BD4" w14:textId="77777777" w:rsidR="005472B4" w:rsidRPr="00794EC7" w:rsidRDefault="00000000">
      <w:pPr>
        <w:pStyle w:val="BodyText"/>
        <w:rPr>
          <w:color w:val="000000" w:themeColor="text1"/>
        </w:rPr>
      </w:pPr>
      <w:r>
        <w:rPr>
          <w:color w:val="000000" w:themeColor="text1"/>
        </w:rPr>
        <w:t xml:space="preserve">It is also unclear why adults did not consistently differentiate between happy and sad conditions, while children did. First, it should be noted that we did not directly pit sad emotions against happy emotions. It is possible that while adults see all emotional disclosure as part of close relationships, they may expect that a person who was told about sadness, compared to a person told about happiness, would be the closer friend. For this reason, it is possible that both children and adults distinguish between disclosing sadness and happiness but that our studies were not designed well to find this contrast. </w:t>
      </w:r>
      <w:del w:id="9015" w:author="Claude" w:date="2026-10-16T15:22:02Z">
        <w:r>
          <w:rPr>
            <w:color w:val="000000" w:themeColor="text1"/>
          </w:rPr>
          <w:delText xml:space="preserve">Perhaps adults intuited that sharing a fun fact with anyone, but people who are not close may care less about one’s inner life, where children may be less conscious of such differences.</w:delText>
        </w:r>
      </w:del>
      <w:ins w:id="9016" w:author="Claude" w:date="2026-10-16T15:22:02Z">
        <w:r>
          <w:rPr>
            <w:color w:val="000000" w:themeColor="text1"/>
          </w:rPr>
          <w:t xml:space="preserve">Perhaps adults intuited that a fun fact can be shared with anyone, whereas people who are not close may care less about one’s inner life, and children may be less conscious of such differences.</w:t>
        </w:r>
      </w:ins>
    </w:p>
    <w:p w14:paraId="50905B57" w14:textId="77777777" w:rsidR="005472B4" w:rsidRPr="00794EC7" w:rsidRDefault="00000000">
      <w:pPr>
        <w:pStyle w:val="BodyText"/>
        <w:rPr>
          <w:color w:val="000000" w:themeColor="text1"/>
        </w:rPr>
      </w:pPr>
      <w:r>
        <w:rPr>
          <w:color w:val="000000" w:themeColor="text1"/>
        </w:rPr>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pPr>
        <w:pStyle w:val="Bibliography"/>
        <w:rPr>
          <w:ins w:id="9041" w:author="Claude" w:date="2026-10-16T15:23:01Z"/>
          <w:color w:val="000000" w:themeColor="text1"/>
        </w:rPr>
      </w:pPr>
      <w:ins w:id="9042" w:author="Claude" w:date="2026-10-16T15:23:01Z">
        <w:r>
          <w:rPr>
            <w:color w:val="000000" w:themeColor="text1"/>
          </w:rPr>
          <w:t xml:space="preserve">Reis, H. T., &amp; Shaver, P. (1988). Intimacy as an interpersonal process. In S. Duck (Ed.), Handbook of personal relationships: Theory, research and interventions (pp. 367–389). Wiley.</w:t>
        </w:r>
      </w:ins>
    </w:p>
    <w:p>
      <w:pPr>
        <w:pStyle w:val="Bibliography"/>
        <w:rPr>
          <w:ins w:id="9043" w:author="Claude" w:date="2026-10-16T15:23:01Z"/>
          <w:color w:val="000000" w:themeColor="text1"/>
        </w:rPr>
      </w:pPr>
      <w:ins w:id="9044" w:author="Claude" w:date="2026-10-16T15:23:01Z">
        <w:r>
          <w:rPr>
            <w:color w:val="000000" w:themeColor="text1"/>
          </w:rPr>
          <w:t xml:space="preserve">Reis, H. T., Smith, S. M., Carmichael, C. L., Caprariello, P. A., Tsai, F.-F., Rodrigues, A., &amp; Maniaci, M. R. (2010). Are you happy for me? How sharing positive events with others provides personal and interpersonal benefits. Journal of Personality and Social Psychology, 99(2), 311–329. https://doi.org/10.1037/a0018344</w:t>
        </w:r>
      </w:ins>
    </w:p>
    <w:p>
      <w:pPr>
        <w:pStyle w:val="Bibliography"/>
        <w:rPr>
          <w:ins w:id="9045" w:author="Claude" w:date="2026-10-16T15:23:01Z"/>
          <w:color w:val="000000" w:themeColor="text1"/>
        </w:rPr>
      </w:pPr>
      <w:ins w:id="9046" w:author="Claude" w:date="2026-10-16T15:23:01Z">
        <w:r>
          <w:rPr>
            <w:color w:val="000000" w:themeColor="text1"/>
          </w:rPr>
          <w:t xml:space="preserve">Rotenberg, K. J., &amp; Chase, N. (1992). Development of the reciprocity of self-disclosure. The Journal of Genetic Psychology, 153(1), 75–86. https://doi.org/10.1080/00221325.1992.10753703</w:t>
        </w:r>
      </w:ins>
    </w:p>
    <w:p>
      <w:pPr>
        <w:pStyle w:val="Bibliography"/>
        <w:rPr>
          <w:ins w:id="9047" w:author="Claude" w:date="2026-10-16T15:23:01Z"/>
          <w:color w:val="000000" w:themeColor="text1"/>
        </w:rPr>
      </w:pPr>
      <w:ins w:id="9048" w:author="Claude" w:date="2026-10-16T15:23:01Z">
        <w:r>
          <w:rPr>
            <w:color w:val="000000" w:themeColor="text1"/>
          </w:rPr>
          <w:t xml:space="preserve">Rotenberg, K. J., &amp; Mann, L. (1986). The development of the norm of the reciprocity of self-disclosure and its function in children’s attraction to peers. Child Development, 57(6), 1349–1357. https://doi.org/10.2307/1130414</w:t>
        </w:r>
      </w:ins>
    </w:p>
    <w:p w14:paraId="4D0D0507" w14:textId="77777777" w:rsidR="005472B4" w:rsidRPr="00794EC7" w:rsidRDefault="00000000">
      <w:pPr>
        <w:pStyle w:val="BodyText"/>
        <w:rPr>
          <w:color w:val="000000" w:themeColor="text1"/>
        </w:rPr>
      </w:pPr>
      <w:r>
        <w:rPr>
          <w:color w:val="000000" w:themeColor="text1"/>
        </w:rPr>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w:t>
      </w:r>
      <w:del w:id="9017" w:author="Claude" w:date="2026-10-16T15:22:02Z">
        <w:r>
          <w:rPr>
            <w:color w:val="000000" w:themeColor="text1"/>
          </w:rPr>
          <w:delText xml:space="preserve">parents and children spontaneously refer to specific beliefs and desires far less frequently than comparable North American parent–child pairs, this may lead children</w:delText>
        </w:r>
      </w:del>
      <w:ins w:id="9018" w:author="Claude" w:date="2026-10-16T15:22:02Z">
        <w:r>
          <w:rPr>
            <w:color w:val="000000" w:themeColor="text1"/>
          </w:rPr>
          <w:t xml:space="preserve">parents and children spontaneously refer to specific beliefs and desires far less frequently than comparable North American parent–child pairs; this may lead children</w:t>
        </w:r>
      </w:ins>
      <w:r>
        <w:rPr>
          <w:color w:val="000000" w:themeColor="text1"/>
        </w:rPr>
        <w:t xml:space="preserve"> to learn that disclosing emotional states is not a reliable cue of social closeness, or may exacerbate it if it is done even more infrequently (Rumsey, 2013). In some cultural contexts gender may play a role in whether 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0786B104" w14:textId="77777777" w:rsidR="005472B4" w:rsidRPr="00794EC7" w:rsidRDefault="00000000">
      <w:pPr>
        <w:pStyle w:val="Heading2"/>
        <w:rPr>
          <w:rFonts w:ascii="Times New Roman" w:hAnsi="Times New Roman" w:cs="Times New Roman"/>
          <w:color w:val="000000" w:themeColor="text1"/>
          <w:szCs w:val="24"/>
        </w:rPr>
      </w:pPr>
      <w:bookmarkStart w:id="33" w:name="constraints-on-generality"/>
      <w:r>
        <w:rPr>
          <w:rFonts w:ascii="Times New Roman" w:hAnsi="Times New Roman" w:cs="Times New Roman"/>
          <w:color w:val="000000" w:themeColor="text1"/>
          <w:szCs w:val="24"/>
        </w:rPr>
        <w:t>Constraints on Generality</w:t>
      </w:r>
    </w:p>
    <w:p w14:paraId="5541A744" w14:textId="77777777" w:rsidR="005472B4" w:rsidRPr="00794EC7" w:rsidRDefault="00000000">
      <w:pPr>
        <w:pStyle w:val="FirstParagraph"/>
        <w:rPr>
          <w:color w:val="000000" w:themeColor="text1"/>
        </w:rPr>
      </w:pPr>
      <w:r>
        <w:rPr>
          <w:color w:val="000000" w:themeColor="text1"/>
        </w:rPr>
        <w:t xml:space="preserve">We expect these results to generalize to U.S. American children between the ages of 6 and 9 years and to U.S. American adults, the populations from which our samples were drawn. Participants were recruited online through a laboratory database, social media, Children Helping Science, and Prolific; the child samples were predominantly White and drawn from relatively highly educated families, and the adult samples were young (mean ages of roughly 23 to 27 years). We have no strong reason to believe that the basic association between emotional disclosure and social closeness depends on these particular characteristics. However, the more specific patterns we observed—especially the reliance on sad emotions as the diagnostic cue, and the asymmetry we found in caregiving relationships—may depend on culturally specific norms about how, and how much, people discuss their inner states (Rumsey, 2013). We therefore do not assume that these findings extend to children or adults in cultural contexts with different conventions surrounding emotional expression, to children younger than those we tested, or to relationship types beyond those we examined (best friends, friends, and mother–child dyads). We see no reason to expect that the results depend on the specific experimenters, stimuli, or online testing platforms used, though this remains to be established.</w:t>
      </w:r>
    </w:p>
    <w:p w14:paraId="52BABA1D" w14:textId="77777777" w:rsidR="005472B4" w:rsidRPr="00794EC7" w:rsidRDefault="00000000">
      <w:pPr>
        <w:pStyle w:val="Heading1"/>
        <w:rPr>
          <w:rFonts w:ascii="Times New Roman" w:hAnsi="Times New Roman" w:cs="Times New Roman"/>
          <w:color w:val="000000" w:themeColor="text1"/>
          <w:szCs w:val="24"/>
        </w:rPr>
      </w:pPr>
      <w:bookmarkStart w:id="34" w:name="author-note"/>
      <w:bookmarkEnd w:id="32"/>
      <w:bookmarkEnd w:id="33"/>
      <w:r>
        <w:rPr>
          <w:rFonts w:ascii="Times New Roman" w:hAnsi="Times New Roman" w:cs="Times New Roman"/>
          <w:color w:val="000000" w:themeColor="text1"/>
          <w:szCs w:val="24"/>
        </w:rPr>
        <w:t>Author Note</w:t>
      </w:r>
    </w:p>
    <w:p w14:paraId="6082BF47" w14:textId="77777777" w:rsidR="005472B4" w:rsidRPr="00794EC7" w:rsidRDefault="00000000">
      <w:pPr>
        <w:pStyle w:val="FirstParagraph"/>
        <w:rPr>
          <w:color w:val="000000" w:themeColor="text1"/>
        </w:rPr>
      </w:pPr>
      <w:r>
        <w:rPr>
          <w:color w:val="000000" w:themeColor="text1"/>
        </w:rPr>
        <w:t>[Author names and affiliations removed for anonymous review.]</w:t>
      </w:r>
    </w:p>
    <w:p w14:paraId="12F0F158" w14:textId="77777777" w:rsidR="005472B4" w:rsidRPr="00794EC7" w:rsidRDefault="00000000">
      <w:pPr>
        <w:pStyle w:val="BodyText"/>
        <w:rPr>
          <w:color w:val="000000" w:themeColor="text1"/>
        </w:rPr>
      </w:pPr>
      <w:r>
        <w:rPr>
          <w:color w:val="000000" w:themeColor="text1"/>
        </w:rPr>
        <w:t xml:space="preserve">This research was supported by a research fellowship [funder details removed for anonymous review]. The authors declare no conflicts of interest. The studies’ designs and primary analyses were pre-registered (Studies 1, 3.A, and 4.A; and Studies 2, 3.B, and 4.B); the pre-registration documents are included, together with all data, analysis code, and study materials, at </w:t>
      </w:r>
      <w:hyperlink r:id="rId12">
        <w:r>
          <w:rPr>
            <w:rStyle w:val="Hyperlink"/>
            <w:color w:val="000000" w:themeColor="text1"/>
          </w:rPr>
          <w:t>https://anonymous.4open.science/r/OMIT-74BB/</w:t>
        </w:r>
      </w:hyperlink>
      <w:r>
        <w:rPr>
          <w:color w:val="000000" w:themeColor="text1"/>
        </w:rPr>
        <w:t xml:space="preserve"> (in the “Preregistration &amp; Ethics” folder).</w:t>
      </w:r>
    </w:p>
    <w:p w14:paraId="40677BAF" w14:textId="77777777" w:rsidR="005472B4" w:rsidRPr="00794EC7" w:rsidRDefault="00000000">
      <w:pPr>
        <w:pStyle w:val="BodyText"/>
        <w:rPr>
          <w:color w:val="000000" w:themeColor="text1"/>
        </w:rPr>
      </w:pPr>
      <w:r>
        <w:rPr>
          <w:color w:val="000000" w:themeColor="text1"/>
        </w:rPr>
        <w:t>[Acknowledgments removed for anonymous review.]</w:t>
      </w:r>
    </w:p>
    <w:p w14:paraId="5D00C3B0" w14:textId="77777777" w:rsidR="005472B4" w:rsidRPr="00794EC7" w:rsidRDefault="00000000">
      <w:pPr>
        <w:pStyle w:val="BodyText"/>
        <w:rPr>
          <w:color w:val="000000" w:themeColor="text1"/>
        </w:rPr>
      </w:pPr>
      <w:r>
        <w:rPr>
          <w:color w:val="000000" w:themeColor="text1"/>
        </w:rPr>
        <w:t>[Correspondence information removed for anonymous review.]</w:t>
      </w:r>
    </w:p>
    <w:p w14:paraId="01600BFC" w14:textId="77777777" w:rsidR="005472B4" w:rsidRPr="00794EC7" w:rsidRDefault="00000000">
      <w:pPr>
        <w:pStyle w:val="Heading1"/>
        <w:rPr>
          <w:rFonts w:ascii="Times New Roman" w:hAnsi="Times New Roman" w:cs="Times New Roman"/>
          <w:color w:val="000000" w:themeColor="text1"/>
          <w:szCs w:val="24"/>
        </w:rPr>
      </w:pPr>
      <w:bookmarkStart w:id="35" w:name="references"/>
      <w:bookmarkEnd w:id="34"/>
      <w:r>
        <w:rPr>
          <w:rFonts w:ascii="Times New Roman" w:hAnsi="Times New Roman" w:cs="Times New Roman"/>
          <w:color w:val="000000" w:themeColor="text1"/>
          <w:szCs w:val="24"/>
        </w:rPr>
        <w:t>References</w:t>
      </w:r>
    </w:p>
    <w:p w14:paraId="5CB87C3E" w14:textId="77777777" w:rsidR="005472B4" w:rsidRPr="00794EC7" w:rsidRDefault="00000000">
      <w:pPr>
        <w:pStyle w:val="Bibliography"/>
        <w:rPr>
          <w:color w:val="000000" w:themeColor="text1"/>
        </w:rPr>
      </w:pPr>
      <w:bookmarkStart w:id="36" w:name="ref-afshordi2021"/>
      <w:bookmarkStart w:id="37" w:name="refs"/>
      <w:r>
        <w:rPr>
          <w:color w:val="000000" w:themeColor="text1"/>
        </w:rPr>
        <w:t xml:space="preserve">Afshordi, N., &amp; Liberman, Z. (2021). Keeping friends in mind: Development of friendship concepts in early childhood. </w:t>
      </w:r>
      <w:r>
        <w:rPr>
          <w:i/>
          <w:iCs/>
          <w:color w:val="000000" w:themeColor="text1"/>
        </w:rPr>
        <w:t>Social Development</w:t>
      </w:r>
      <w:r>
        <w:rPr>
          <w:color w:val="000000" w:themeColor="text1"/>
        </w:rPr>
        <w:t xml:space="preserve">, </w:t>
      </w:r>
      <w:r>
        <w:rPr>
          <w:i/>
          <w:iCs/>
          <w:color w:val="000000" w:themeColor="text1"/>
        </w:rPr>
        <w:t>30</w:t>
      </w:r>
      <w:r>
        <w:rPr>
          <w:color w:val="000000" w:themeColor="text1"/>
        </w:rPr>
        <w:t xml:space="preserve">(2), 331–342. </w:t>
      </w:r>
      <w:hyperlink r:id="rId13">
        <w:r>
          <w:rPr>
            <w:rStyle w:val="Hyperlink"/>
            <w:color w:val="000000" w:themeColor="text1"/>
          </w:rPr>
          <w:t>https://doi.org/10.1111/sode.12493</w:t>
        </w:r>
      </w:hyperlink>
    </w:p>
    <w:p w14:paraId="2C832B1F" w14:textId="77777777" w:rsidR="005472B4" w:rsidRPr="00794EC7" w:rsidRDefault="00000000">
      <w:pPr>
        <w:pStyle w:val="Bibliography"/>
        <w:rPr>
          <w:color w:val="000000" w:themeColor="text1"/>
        </w:rPr>
      </w:pPr>
      <w:bookmarkStart w:id="38" w:name="ref-anagnostaki2013"/>
      <w:bookmarkEnd w:id="36"/>
      <w:r>
        <w:rPr>
          <w:color w:val="000000" w:themeColor="text1"/>
        </w:rPr>
        <w:t xml:space="preserve">Anagnostaki, L., Wright, M. J., &amp; Papathanasiou, A. (2013). Secrets and disclosures: How young children handle secrets. </w:t>
      </w:r>
      <w:r>
        <w:rPr>
          <w:i/>
          <w:iCs/>
          <w:color w:val="000000" w:themeColor="text1"/>
        </w:rPr>
        <w:t>The Journal of Genetic Psychology</w:t>
      </w:r>
      <w:r>
        <w:rPr>
          <w:color w:val="000000" w:themeColor="text1"/>
        </w:rPr>
        <w:t xml:space="preserve">, </w:t>
      </w:r>
      <w:r>
        <w:rPr>
          <w:i/>
          <w:iCs/>
          <w:color w:val="000000" w:themeColor="text1"/>
        </w:rPr>
        <w:t>174</w:t>
      </w:r>
      <w:r>
        <w:rPr>
          <w:color w:val="000000" w:themeColor="text1"/>
        </w:rPr>
        <w:t xml:space="preserve">(3), 316–334. </w:t>
      </w:r>
      <w:hyperlink r:id="rId14">
        <w:r>
          <w:rPr>
            <w:rStyle w:val="Hyperlink"/>
            <w:color w:val="000000" w:themeColor="text1"/>
          </w:rPr>
          <w:t>https://doi.org/10.1080/00221325.2012.672350</w:t>
        </w:r>
      </w:hyperlink>
    </w:p>
    <w:p w14:paraId="3F1A05F9" w14:textId="77777777" w:rsidR="005472B4" w:rsidRPr="00794EC7" w:rsidRDefault="00000000">
      <w:pPr>
        <w:pStyle w:val="Bibliography"/>
        <w:rPr>
          <w:color w:val="000000" w:themeColor="text1"/>
        </w:rPr>
      </w:pPr>
      <w:bookmarkStart w:id="39" w:name="ref-anthropic2026claude"/>
      <w:bookmarkEnd w:id="38"/>
      <w:r>
        <w:rPr>
          <w:color w:val="000000" w:themeColor="text1"/>
        </w:rPr>
        <w:t xml:space="preserve">Anthropic. (2026). </w:t>
      </w:r>
      <w:r>
        <w:rPr>
          <w:i/>
          <w:iCs/>
          <w:color w:val="000000" w:themeColor="text1"/>
        </w:rPr>
        <w:t>Claude (opus 4.8)</w:t>
      </w:r>
      <w:r>
        <w:rPr>
          <w:color w:val="000000" w:themeColor="text1"/>
        </w:rPr>
        <w:t xml:space="preserve">. </w:t>
      </w:r>
      <w:hyperlink r:id="rId15">
        <w:r>
          <w:rPr>
            <w:rStyle w:val="Hyperlink"/>
            <w:color w:val="000000" w:themeColor="text1"/>
          </w:rPr>
          <w:t>https://claude.ai</w:t>
        </w:r>
      </w:hyperlink>
      <w:r>
        <w:rPr>
          <w:color w:val="000000" w:themeColor="text1"/>
        </w:rPr>
        <w:t>.</w:t>
      </w:r>
    </w:p>
    <w:p w14:paraId="646406C2" w14:textId="77777777" w:rsidR="005472B4" w:rsidRPr="00794EC7" w:rsidRDefault="00000000">
      <w:pPr>
        <w:pStyle w:val="Bibliography"/>
        <w:rPr>
          <w:color w:val="000000" w:themeColor="text1"/>
        </w:rPr>
      </w:pPr>
      <w:bookmarkStart w:id="40" w:name="ref-appelbaum2018jars"/>
      <w:bookmarkEnd w:id="39"/>
      <w:r>
        <w:rPr>
          <w:color w:val="000000" w:themeColor="text1"/>
        </w:rPr>
        <w:t xml:space="preserve">Appelbaum, M., Cooper, H., Kline, R. B., Mayo-Wilson, E., Nezu, A. M., &amp; Rao, S. M. (2018). Journal article reporting standards for quantitative research in psychology: The APA publications and communications board task force report. </w:t>
      </w:r>
      <w:r>
        <w:rPr>
          <w:i/>
          <w:iCs/>
          <w:color w:val="000000" w:themeColor="text1"/>
        </w:rPr>
        <w:t>American Psychologist</w:t>
      </w:r>
      <w:r>
        <w:rPr>
          <w:color w:val="000000" w:themeColor="text1"/>
        </w:rPr>
        <w:t xml:space="preserve">, </w:t>
      </w:r>
      <w:r>
        <w:rPr>
          <w:i/>
          <w:iCs/>
          <w:color w:val="000000" w:themeColor="text1"/>
        </w:rPr>
        <w:t>73</w:t>
      </w:r>
      <w:r>
        <w:rPr>
          <w:color w:val="000000" w:themeColor="text1"/>
        </w:rPr>
        <w:t xml:space="preserve">(1), 3–25. </w:t>
      </w:r>
      <w:hyperlink r:id="rId16">
        <w:r>
          <w:rPr>
            <w:rStyle w:val="Hyperlink"/>
            <w:color w:val="000000" w:themeColor="text1"/>
          </w:rPr>
          <w:t>https://doi.org/10.1037/amp0000191</w:t>
        </w:r>
      </w:hyperlink>
    </w:p>
    <w:p w14:paraId="6C64307E" w14:textId="77777777" w:rsidR="005472B4" w:rsidRPr="00794EC7" w:rsidRDefault="00000000">
      <w:pPr>
        <w:pStyle w:val="Bibliography"/>
        <w:rPr>
          <w:color w:val="000000" w:themeColor="text1"/>
        </w:rPr>
      </w:pPr>
      <w:bookmarkStart w:id="41" w:name="ref-burke2022"/>
      <w:bookmarkEnd w:id="40"/>
      <w:r>
        <w:rPr>
          <w:color w:val="000000" w:themeColor="text1"/>
        </w:rPr>
        <w:t xml:space="preserve">Burke, N., Brezack, N., &amp; Woodward, A. (2022). Children’s social networks in developmental psychology: A network approach to capture and describe early social environments. </w:t>
      </w:r>
      <w:r>
        <w:rPr>
          <w:i/>
          <w:iCs/>
          <w:color w:val="000000" w:themeColor="text1"/>
        </w:rPr>
        <w:t>Frontiers in Psychology</w:t>
      </w:r>
      <w:r>
        <w:rPr>
          <w:color w:val="000000" w:themeColor="text1"/>
        </w:rPr>
        <w:t xml:space="preserve">, </w:t>
      </w:r>
      <w:r>
        <w:rPr>
          <w:i/>
          <w:iCs/>
          <w:color w:val="000000" w:themeColor="text1"/>
        </w:rPr>
        <w:t>13</w:t>
      </w:r>
      <w:r>
        <w:rPr>
          <w:color w:val="000000" w:themeColor="text1"/>
        </w:rPr>
        <w:t xml:space="preserve">, 1009422. </w:t>
      </w:r>
      <w:hyperlink r:id="rId17">
        <w:r>
          <w:rPr>
            <w:rStyle w:val="Hyperlink"/>
            <w:color w:val="000000" w:themeColor="text1"/>
          </w:rPr>
          <w:t>https://doi.org/10.3389/fpsyg.2022.1009422</w:t>
        </w:r>
      </w:hyperlink>
    </w:p>
    <w:p w14:paraId="5AA540D1" w14:textId="77777777" w:rsidR="005472B4" w:rsidRPr="00794EC7" w:rsidRDefault="00000000">
      <w:pPr>
        <w:pStyle w:val="Bibliography"/>
        <w:rPr>
          <w:color w:val="000000" w:themeColor="text1"/>
        </w:rPr>
      </w:pPr>
      <w:bookmarkStart w:id="42" w:name="ref-burkner2018brms"/>
      <w:bookmarkEnd w:id="41"/>
      <w:r>
        <w:rPr>
          <w:color w:val="000000" w:themeColor="text1"/>
        </w:rPr>
        <w:t xml:space="preserve">Bürkner, P.-C. (2018). Advanced bayesian multilevel modeling with the r package brms. </w:t>
      </w:r>
      <w:r>
        <w:rPr>
          <w:i/>
          <w:iCs/>
          <w:color w:val="000000" w:themeColor="text1"/>
        </w:rPr>
        <w:t>The R Journal</w:t>
      </w:r>
      <w:r>
        <w:rPr>
          <w:color w:val="000000" w:themeColor="text1"/>
        </w:rPr>
        <w:t xml:space="preserve">, </w:t>
      </w:r>
      <w:r>
        <w:rPr>
          <w:i/>
          <w:iCs/>
          <w:color w:val="000000" w:themeColor="text1"/>
        </w:rPr>
        <w:t>10</w:t>
      </w:r>
      <w:r>
        <w:rPr>
          <w:color w:val="000000" w:themeColor="text1"/>
        </w:rPr>
        <w:t xml:space="preserve">(1), 395–411. </w:t>
      </w:r>
      <w:hyperlink r:id="rId18">
        <w:r>
          <w:rPr>
            <w:rStyle w:val="Hyperlink"/>
            <w:color w:val="000000" w:themeColor="text1"/>
          </w:rPr>
          <w:t>https://doi.org/10.32614/RJ-2018-017</w:t>
        </w:r>
      </w:hyperlink>
    </w:p>
    <w:p w14:paraId="10B4731C" w14:textId="77777777" w:rsidR="005472B4" w:rsidRPr="00794EC7" w:rsidRDefault="00000000">
      <w:pPr>
        <w:pStyle w:val="Bibliography"/>
        <w:rPr>
          <w:color w:val="000000" w:themeColor="text1"/>
        </w:rPr>
      </w:pPr>
      <w:bookmarkStart w:id="43" w:name="ref-chelune1984"/>
      <w:bookmarkEnd w:id="42"/>
      <w:r>
        <w:rPr>
          <w:color w:val="000000" w:themeColor="text1"/>
        </w:rPr>
        <w:t xml:space="preserve">Chelune, G. J. (1984). Self-disclosure patterns in clinical and nonclinical couples. </w:t>
      </w:r>
      <w:r>
        <w:rPr>
          <w:i/>
          <w:iCs/>
          <w:color w:val="000000" w:themeColor="text1"/>
        </w:rPr>
        <w:t>Journal of Clinical Psychology</w:t>
      </w:r>
      <w:r>
        <w:rPr>
          <w:color w:val="000000" w:themeColor="text1"/>
        </w:rPr>
        <w:t xml:space="preserve">, </w:t>
      </w:r>
      <w:r>
        <w:rPr>
          <w:i/>
          <w:iCs/>
          <w:color w:val="000000" w:themeColor="text1"/>
        </w:rPr>
        <w:t>40</w:t>
      </w:r>
      <w:r>
        <w:rPr>
          <w:color w:val="000000" w:themeColor="text1"/>
        </w:rPr>
        <w:t>(1), 213.</w:t>
      </w:r>
    </w:p>
    <w:p>
      <w:pPr>
        <w:pStyle w:val="Bibliography"/>
        <w:rPr>
          <w:ins w:id="9005" w:author="Claude" w:date="2026-10-16T15:23:01Z"/>
          <w:color w:val="000000" w:themeColor="text1"/>
        </w:rPr>
      </w:pPr>
      <w:ins w:id="9006" w:author="Claude" w:date="2026-10-16T15:23:01Z">
        <w:r>
          <w:rPr>
            <w:color w:val="000000" w:themeColor="text1"/>
          </w:rPr>
          <w:t xml:space="preserve">Chuey, A., Jara-Ettinger, J., &amp; Gweon, H. (2026). Young children understand how social connections affect what people know about each other. Proceedings of the National Academy of Sciences, 123(12), e2525150123. https://doi.org/10.1073/pnas.2525150123</w:t>
        </w:r>
      </w:ins>
    </w:p>
    <w:p>
      <w:pPr>
        <w:pStyle w:val="Bibliography"/>
        <w:rPr>
          <w:ins w:id="9007" w:author="Claude" w:date="2026-10-16T15:23:01Z"/>
          <w:color w:val="000000" w:themeColor="text1"/>
        </w:rPr>
      </w:pPr>
      <w:ins w:id="9008" w:author="Claude" w:date="2026-10-16T15:23:01Z">
        <w:r>
          <w:rPr>
            <w:color w:val="000000" w:themeColor="text1"/>
          </w:rPr>
          <w:t xml:space="preserve">Clark, M. S., &amp; Finkel, E. J. (2005). Willingness to express emotion: The impact of relationship type, communal orientation, and their interaction. Personal Relationships, 12(2), 169–180. https://doi.org/10.1111/j.1350-4126.2005.00109.x</w:t>
        </w:r>
      </w:ins>
    </w:p>
    <w:p w14:paraId="75B0C333" w14:textId="77777777" w:rsidR="005472B4" w:rsidRPr="00794EC7" w:rsidRDefault="00000000">
      <w:pPr>
        <w:pStyle w:val="Bibliography"/>
        <w:rPr>
          <w:color w:val="000000" w:themeColor="text1"/>
        </w:rPr>
      </w:pPr>
      <w:bookmarkStart w:id="44" w:name="ref-clark1979"/>
      <w:bookmarkEnd w:id="43"/>
      <w:r>
        <w:rPr>
          <w:color w:val="000000" w:themeColor="text1"/>
        </w:rPr>
        <w:t xml:space="preserve">Clark, M. S., &amp; Mills, J. (1979). Interpersonal attraction in exchange and communal relationships. </w:t>
      </w:r>
      <w:r>
        <w:rPr>
          <w:i/>
          <w:iCs/>
          <w:color w:val="000000" w:themeColor="text1"/>
        </w:rPr>
        <w:t>Journal of Personality and Social Psychology</w:t>
      </w:r>
      <w:r>
        <w:rPr>
          <w:color w:val="000000" w:themeColor="text1"/>
        </w:rPr>
        <w:t xml:space="preserve">, </w:t>
      </w:r>
      <w:r>
        <w:rPr>
          <w:i/>
          <w:iCs/>
          <w:color w:val="000000" w:themeColor="text1"/>
        </w:rPr>
        <w:t>37</w:t>
      </w:r>
      <w:r>
        <w:rPr>
          <w:color w:val="000000" w:themeColor="text1"/>
        </w:rPr>
        <w:t xml:space="preserve">(1), 12–24. </w:t>
      </w:r>
      <w:hyperlink r:id="rId19">
        <w:r>
          <w:rPr>
            <w:rStyle w:val="Hyperlink"/>
            <w:color w:val="000000" w:themeColor="text1"/>
          </w:rPr>
          <w:t>https://doi.org/10.1037/0022-3514.37.1.12</w:t>
        </w:r>
      </w:hyperlink>
    </w:p>
    <w:p w14:paraId="193D670D" w14:textId="77777777" w:rsidR="005472B4" w:rsidRPr="00794EC7" w:rsidRDefault="00000000">
      <w:pPr>
        <w:pStyle w:val="Bibliography"/>
        <w:rPr>
          <w:color w:val="000000" w:themeColor="text1"/>
        </w:rPr>
      </w:pPr>
      <w:bookmarkStart w:id="45" w:name="ref-crockett2025empathy"/>
      <w:bookmarkEnd w:id="44"/>
      <w:r>
        <w:rPr>
          <w:color w:val="000000" w:themeColor="text1"/>
        </w:rPr>
        <w:t xml:space="preserve">Crockett, M. J. (2025). Empathy, thick and thin. </w:t>
      </w:r>
      <w:r>
        <w:rPr>
          <w:i/>
          <w:iCs/>
          <w:color w:val="000000" w:themeColor="text1"/>
        </w:rPr>
        <w:t>Available at SSRN 5862422</w:t>
      </w:r>
      <w:r>
        <w:rPr>
          <w:color w:val="000000" w:themeColor="text1"/>
        </w:rPr>
        <w:t>.</w:t>
      </w:r>
    </w:p>
    <w:p w14:paraId="63A72A5F" w14:textId="77777777" w:rsidR="005472B4" w:rsidRPr="00794EC7" w:rsidRDefault="00000000">
      <w:pPr>
        <w:pStyle w:val="Bibliography"/>
        <w:rPr>
          <w:color w:val="000000" w:themeColor="text1"/>
        </w:rPr>
      </w:pPr>
      <w:bookmarkStart w:id="46" w:name="ref-derlega2008"/>
      <w:bookmarkEnd w:id="45"/>
      <w:r>
        <w:rPr>
          <w:color w:val="000000" w:themeColor="text1"/>
        </w:rPr>
        <w:t xml:space="preserve">Derlega, V. J., Winstead, B. A., Mathews, A., &amp; Braitman, A. L. (2008). Why does someone reveal highly personal information? Attributions for and against self-disclosure in close relationships. </w:t>
      </w:r>
      <w:r>
        <w:rPr>
          <w:i/>
          <w:iCs/>
          <w:color w:val="000000" w:themeColor="text1"/>
        </w:rPr>
        <w:t>Communication Research Reports</w:t>
      </w:r>
      <w:r>
        <w:rPr>
          <w:color w:val="000000" w:themeColor="text1"/>
        </w:rPr>
        <w:t xml:space="preserve">, </w:t>
      </w:r>
      <w:r>
        <w:rPr>
          <w:i/>
          <w:iCs/>
          <w:color w:val="000000" w:themeColor="text1"/>
        </w:rPr>
        <w:t>25</w:t>
      </w:r>
      <w:r>
        <w:rPr>
          <w:color w:val="000000" w:themeColor="text1"/>
        </w:rPr>
        <w:t xml:space="preserve">(2), 115–130. </w:t>
      </w:r>
      <w:hyperlink r:id="rId20">
        <w:r>
          <w:rPr>
            <w:rStyle w:val="Hyperlink"/>
            <w:color w:val="000000" w:themeColor="text1"/>
          </w:rPr>
          <w:t>https://doi.org/10.1080/08824090802021756</w:t>
        </w:r>
      </w:hyperlink>
    </w:p>
    <w:p>
      <w:pPr>
        <w:pStyle w:val="Bibliography"/>
        <w:rPr>
          <w:ins w:id="9015" w:author="Claude" w:date="2026-10-16T15:23:01Z"/>
          <w:color w:val="000000" w:themeColor="text1"/>
        </w:rPr>
      </w:pPr>
      <w:ins w:id="9016" w:author="Claude" w:date="2026-10-16T15:23:01Z">
        <w:r>
          <w:rPr>
            <w:color w:val="000000" w:themeColor="text1"/>
          </w:rPr>
          <w:t xml:space="preserve">Dunn, J., Brown, J., &amp; Beardsall, L. (1991). Family talk about feeling states and children’s later understanding of others’ emotions. Developmental Psychology, 27(3), 448–455. https://doi.org/10.1037/0012-1649.27.3.448</w:t>
        </w:r>
      </w:ins>
    </w:p>
    <w:p w14:paraId="1F1177BF" w14:textId="77777777" w:rsidR="005472B4" w:rsidRPr="00794EC7" w:rsidRDefault="00000000">
      <w:pPr>
        <w:pStyle w:val="Bibliography"/>
        <w:rPr>
          <w:color w:val="000000" w:themeColor="text1"/>
        </w:rPr>
      </w:pPr>
      <w:bookmarkStart w:id="47" w:name="ref-finkenauer2015know"/>
      <w:bookmarkEnd w:id="46"/>
      <w:commentRangeStart w:id="21"/>
      <w:r>
        <w:rPr>
          <w:color w:val="000000" w:themeColor="text1"/>
        </w:rPr>
        <w:t xml:space="preserve">Finkenauer, C., &amp; Buyukcan-Tetik, A. (2015).</w:t>
      </w:r>
      <w:commentRangeEnd w:id="21"/>
      <w:r>
        <w:rPr>
          <w:rStyle w:val="CommentReference"/>
        </w:rPr>
        <w:commentReference w:id="21"/>
      </w:r>
      <w:r>
        <w:rPr>
          <w:color w:val="000000" w:themeColor="text1"/>
        </w:rPr>
        <w:t xml:space="preserve"> To know you is to feel intimate with you: Felt knowledge is rooted in disclosure, solicitation, and intimacy. </w:t>
      </w:r>
      <w:r>
        <w:rPr>
          <w:i/>
          <w:iCs/>
          <w:color w:val="000000" w:themeColor="text1"/>
        </w:rPr>
        <w:t>Family Science</w:t>
      </w:r>
      <w:r>
        <w:rPr>
          <w:color w:val="000000" w:themeColor="text1"/>
        </w:rPr>
        <w:t xml:space="preserve">, </w:t>
      </w:r>
      <w:r>
        <w:rPr>
          <w:i/>
          <w:iCs/>
          <w:color w:val="000000" w:themeColor="text1"/>
        </w:rPr>
        <w:t>6</w:t>
      </w:r>
      <w:r>
        <w:rPr>
          <w:color w:val="000000" w:themeColor="text1"/>
        </w:rPr>
        <w:t>(1), 109–118.</w:t>
      </w:r>
    </w:p>
    <w:p w14:paraId="7C2BB02D" w14:textId="77777777" w:rsidR="005472B4" w:rsidRPr="00794EC7" w:rsidRDefault="00000000">
      <w:pPr>
        <w:pStyle w:val="Bibliography"/>
        <w:rPr>
          <w:color w:val="000000" w:themeColor="text1"/>
        </w:rPr>
      </w:pPr>
      <w:bookmarkStart w:id="48" w:name="ref-fiske1992"/>
      <w:bookmarkEnd w:id="47"/>
      <w:r>
        <w:rPr>
          <w:color w:val="000000" w:themeColor="text1"/>
        </w:rPr>
        <w:t xml:space="preserve">Fiske, A. P. (1992). The four elementary forms of sociality: Framework for a unified theory of social relations. </w:t>
      </w:r>
      <w:r>
        <w:rPr>
          <w:i/>
          <w:iCs/>
          <w:color w:val="000000" w:themeColor="text1"/>
        </w:rPr>
        <w:t>Psychological Review</w:t>
      </w:r>
      <w:r>
        <w:rPr>
          <w:color w:val="000000" w:themeColor="text1"/>
        </w:rPr>
        <w:t xml:space="preserve">, </w:t>
      </w:r>
      <w:r>
        <w:rPr>
          <w:i/>
          <w:iCs/>
          <w:color w:val="000000" w:themeColor="text1"/>
        </w:rPr>
        <w:t>99</w:t>
      </w:r>
      <w:r>
        <w:rPr>
          <w:color w:val="000000" w:themeColor="text1"/>
        </w:rPr>
        <w:t xml:space="preserve">(4), 689–723. </w:t>
      </w:r>
      <w:hyperlink r:id="rId21">
        <w:r>
          <w:rPr>
            <w:rStyle w:val="Hyperlink"/>
            <w:color w:val="000000" w:themeColor="text1"/>
          </w:rPr>
          <w:t>https://doi.org/10.1037/0033-295X.99.4.689</w:t>
        </w:r>
      </w:hyperlink>
    </w:p>
    <w:p w14:paraId="3312ADBA" w14:textId="77777777" w:rsidR="005472B4" w:rsidRPr="00794EC7" w:rsidRDefault="00000000">
      <w:pPr>
        <w:pStyle w:val="Bibliography"/>
        <w:rPr>
          <w:color w:val="000000" w:themeColor="text1"/>
        </w:rPr>
      </w:pPr>
      <w:bookmarkStart w:id="49" w:name="ref-liberman2018"/>
      <w:bookmarkEnd w:id="48"/>
      <w:r>
        <w:rPr>
          <w:color w:val="000000" w:themeColor="text1"/>
        </w:rPr>
        <w:t xml:space="preserve">Liberman, Z., Shaw, A., &amp; Dubow, E. F. (2018). Secret to friendship: Children make inferences about friendship based on secret sharing. </w:t>
      </w:r>
      <w:r>
        <w:rPr>
          <w:i/>
          <w:iCs/>
          <w:color w:val="000000" w:themeColor="text1"/>
        </w:rPr>
        <w:t>Developmental Psychology</w:t>
      </w:r>
      <w:r>
        <w:rPr>
          <w:color w:val="000000" w:themeColor="text1"/>
        </w:rPr>
        <w:t xml:space="preserve">, </w:t>
      </w:r>
      <w:r>
        <w:rPr>
          <w:i/>
          <w:iCs/>
          <w:color w:val="000000" w:themeColor="text1"/>
        </w:rPr>
        <w:t>54</w:t>
      </w:r>
      <w:r>
        <w:rPr>
          <w:color w:val="000000" w:themeColor="text1"/>
        </w:rPr>
        <w:t xml:space="preserve">(11), 2139–2151. </w:t>
      </w:r>
      <w:hyperlink r:id="rId22">
        <w:r>
          <w:rPr>
            <w:rStyle w:val="Hyperlink"/>
            <w:color w:val="000000" w:themeColor="text1"/>
          </w:rPr>
          <w:t>https://doi.org/10.1037/dev0000603</w:t>
        </w:r>
      </w:hyperlink>
    </w:p>
    <w:p w14:paraId="6E9F8A51" w14:textId="77777777" w:rsidR="005472B4" w:rsidRPr="00794EC7" w:rsidRDefault="00000000">
      <w:pPr>
        <w:pStyle w:val="Bibliography"/>
        <w:rPr>
          <w:color w:val="000000" w:themeColor="text1"/>
        </w:rPr>
      </w:pPr>
      <w:bookmarkStart w:id="50" w:name="ref-powell2022adopted"/>
      <w:bookmarkEnd w:id="49"/>
      <w:r>
        <w:rPr>
          <w:color w:val="000000" w:themeColor="text1"/>
        </w:rPr>
        <w:t xml:space="preserve">Powell, L. J. (2022). Adopted utility calculus: Origins of a concept of social affiliation. </w:t>
      </w:r>
      <w:r>
        <w:rPr>
          <w:i/>
          <w:iCs/>
          <w:color w:val="000000" w:themeColor="text1"/>
        </w:rPr>
        <w:t>Perspectives on Psychological Science</w:t>
      </w:r>
      <w:r>
        <w:rPr>
          <w:color w:val="000000" w:themeColor="text1"/>
        </w:rPr>
        <w:t xml:space="preserve">, </w:t>
      </w:r>
      <w:r>
        <w:rPr>
          <w:i/>
          <w:iCs/>
          <w:color w:val="000000" w:themeColor="text1"/>
        </w:rPr>
        <w:t>17</w:t>
      </w:r>
      <w:r>
        <w:rPr>
          <w:color w:val="000000" w:themeColor="text1"/>
        </w:rPr>
        <w:t>(5), 1215–1233.</w:t>
      </w:r>
    </w:p>
    <w:p w14:paraId="798A25C8" w14:textId="77777777" w:rsidR="005472B4" w:rsidRPr="00794EC7" w:rsidRDefault="00000000">
      <w:pPr>
        <w:pStyle w:val="Bibliography"/>
        <w:rPr>
          <w:color w:val="000000" w:themeColor="text1"/>
        </w:rPr>
      </w:pPr>
      <w:bookmarkStart w:id="51" w:name="ref-rcoreteam2025"/>
      <w:bookmarkEnd w:id="50"/>
      <w:r>
        <w:rPr>
          <w:color w:val="000000" w:themeColor="text1"/>
        </w:rPr>
        <w:t xml:space="preserve">R Core Team. (2025). </w:t>
      </w:r>
      <w:r>
        <w:rPr>
          <w:i/>
          <w:iCs/>
          <w:color w:val="000000" w:themeColor="text1"/>
        </w:rPr>
        <w:t>R: A language and environment for statistical computing</w:t>
      </w:r>
      <w:r>
        <w:rPr>
          <w:color w:val="000000" w:themeColor="text1"/>
        </w:rPr>
        <w:t xml:space="preserve">. R Foundation for Statistical Computing. </w:t>
      </w:r>
      <w:hyperlink r:id="rId23">
        <w:r>
          <w:rPr>
            <w:rStyle w:val="Hyperlink"/>
            <w:color w:val="000000" w:themeColor="text1"/>
          </w:rPr>
          <w:t>https://www.R-project.org/</w:t>
        </w:r>
      </w:hyperlink>
    </w:p>
    <w:p w14:paraId="43D85A20" w14:textId="77777777" w:rsidR="005472B4" w:rsidRPr="00794EC7" w:rsidRDefault="00000000">
      <w:pPr>
        <w:pStyle w:val="Bibliography"/>
        <w:rPr>
          <w:color w:val="000000" w:themeColor="text1"/>
        </w:rPr>
      </w:pPr>
      <w:bookmarkStart w:id="52" w:name="ref-rumsey2013opacity"/>
      <w:bookmarkEnd w:id="51"/>
      <w:r>
        <w:rPr>
          <w:color w:val="000000" w:themeColor="text1"/>
        </w:rPr>
        <w:t xml:space="preserve">Rumsey, A. (2013). Intersubjectivity, deception and the ’opacity of other minds’: Perspectives from highland new guinea and beyond. </w:t>
      </w:r>
      <w:r>
        <w:rPr>
          <w:i/>
          <w:iCs/>
          <w:color w:val="000000" w:themeColor="text1"/>
        </w:rPr>
        <w:t>Language &amp; Communication</w:t>
      </w:r>
      <w:r>
        <w:rPr>
          <w:color w:val="000000" w:themeColor="text1"/>
        </w:rPr>
        <w:t xml:space="preserve">, </w:t>
      </w:r>
      <w:r>
        <w:rPr>
          <w:i/>
          <w:iCs/>
          <w:color w:val="000000" w:themeColor="text1"/>
        </w:rPr>
        <w:t>33</w:t>
      </w:r>
      <w:r>
        <w:rPr>
          <w:color w:val="000000" w:themeColor="text1"/>
        </w:rPr>
        <w:t xml:space="preserve">, 326–343. </w:t>
      </w:r>
      <w:hyperlink r:id="rId24">
        <w:r>
          <w:rPr>
            <w:rStyle w:val="Hyperlink"/>
            <w:color w:val="000000" w:themeColor="text1"/>
          </w:rPr>
          <w:t>https://doi.org/10.1016/j.langcom.2013.06.003</w:t>
        </w:r>
      </w:hyperlink>
    </w:p>
    <w:p w14:paraId="5E0649D3" w14:textId="77777777" w:rsidR="005472B4" w:rsidRPr="00794EC7" w:rsidRDefault="00000000">
      <w:pPr>
        <w:pStyle w:val="Bibliography"/>
        <w:rPr>
          <w:color w:val="000000" w:themeColor="text1"/>
        </w:rPr>
      </w:pPr>
      <w:bookmarkStart w:id="53" w:name="ref-scott2017lookit"/>
      <w:bookmarkEnd w:id="52"/>
      <w:r>
        <w:rPr>
          <w:color w:val="000000" w:themeColor="text1"/>
        </w:rPr>
        <w:t xml:space="preserve">Scott, K., &amp; Schulz, L. (2017). Lookit (part 1): A new online platform for developmental research. </w:t>
      </w:r>
      <w:r>
        <w:rPr>
          <w:i/>
          <w:iCs/>
          <w:color w:val="000000" w:themeColor="text1"/>
        </w:rPr>
        <w:t>Open Mind</w:t>
      </w:r>
      <w:r>
        <w:rPr>
          <w:color w:val="000000" w:themeColor="text1"/>
        </w:rPr>
        <w:t xml:space="preserve">, </w:t>
      </w:r>
      <w:r>
        <w:rPr>
          <w:i/>
          <w:iCs/>
          <w:color w:val="000000" w:themeColor="text1"/>
        </w:rPr>
        <w:t>1</w:t>
      </w:r>
      <w:r>
        <w:rPr>
          <w:color w:val="000000" w:themeColor="text1"/>
        </w:rPr>
        <w:t xml:space="preserve">(1), 4–14. </w:t>
      </w:r>
      <w:hyperlink r:id="rId25">
        <w:r>
          <w:rPr>
            <w:rStyle w:val="Hyperlink"/>
            <w:color w:val="000000" w:themeColor="text1"/>
          </w:rPr>
          <w:t>https://doi.org/10.1162/OPMI_a_00002</w:t>
        </w:r>
      </w:hyperlink>
    </w:p>
    <w:p w14:paraId="324B1971" w14:textId="77777777" w:rsidR="005472B4" w:rsidRPr="00794EC7" w:rsidRDefault="00000000">
      <w:pPr>
        <w:pStyle w:val="Bibliography"/>
        <w:rPr>
          <w:color w:val="000000" w:themeColor="text1"/>
        </w:rPr>
      </w:pPr>
      <w:bookmarkStart w:id="54" w:name="ref-shields2024"/>
      <w:bookmarkEnd w:id="53"/>
      <w:r>
        <w:rPr>
          <w:color w:val="000000" w:themeColor="text1"/>
        </w:rPr>
        <w:t xml:space="preserve">Shields, M., Calabro, G., &amp; Selmeczy, D. (2024). Active help-seeking and metacognition interact in supporting children’s retention of science facts. </w:t>
      </w:r>
      <w:r>
        <w:rPr>
          <w:i/>
          <w:iCs/>
          <w:color w:val="000000" w:themeColor="text1"/>
        </w:rPr>
        <w:t>Journal of Experimental Child Psychology</w:t>
      </w:r>
      <w:r>
        <w:rPr>
          <w:color w:val="000000" w:themeColor="text1"/>
        </w:rPr>
        <w:t xml:space="preserve">, </w:t>
      </w:r>
      <w:r>
        <w:rPr>
          <w:i/>
          <w:iCs/>
          <w:color w:val="000000" w:themeColor="text1"/>
        </w:rPr>
        <w:t>237</w:t>
      </w:r>
      <w:r>
        <w:rPr>
          <w:color w:val="000000" w:themeColor="text1"/>
        </w:rPr>
        <w:t xml:space="preserve">, 105772. </w:t>
      </w:r>
      <w:hyperlink r:id="rId26">
        <w:r>
          <w:rPr>
            <w:rStyle w:val="Hyperlink"/>
            <w:color w:val="000000" w:themeColor="text1"/>
          </w:rPr>
          <w:t>https://doi.org/10.1016/j.jecp.2023.105772</w:t>
        </w:r>
      </w:hyperlink>
    </w:p>
    <w:p w14:paraId="061BCC36" w14:textId="77777777" w:rsidR="005472B4" w:rsidRPr="00794EC7" w:rsidRDefault="00000000">
      <w:pPr>
        <w:pStyle w:val="Bibliography"/>
        <w:rPr>
          <w:color w:val="000000" w:themeColor="text1"/>
        </w:rPr>
      </w:pPr>
      <w:bookmarkStart w:id="55" w:name="ref-shutts2021"/>
      <w:bookmarkEnd w:id="54"/>
      <w:r>
        <w:rPr>
          <w:color w:val="000000" w:themeColor="text1"/>
        </w:rPr>
        <w:t xml:space="preserve">Shutts, K., &amp; Kalish, C. W. (2021). Intuitive sociology. In </w:t>
      </w:r>
      <w:r>
        <w:rPr>
          <w:i/>
          <w:iCs/>
          <w:color w:val="000000" w:themeColor="text1"/>
        </w:rPr>
        <w:t>Advances in child development and behavior</w:t>
      </w:r>
      <w:r>
        <w:rPr>
          <w:color w:val="000000" w:themeColor="text1"/>
        </w:rPr>
        <w:t xml:space="preserve"> (Vol. 61, pp. 335–374). </w:t>
      </w:r>
      <w:hyperlink r:id="rId27">
        <w:r>
          <w:rPr>
            <w:rStyle w:val="Hyperlink"/>
            <w:color w:val="000000" w:themeColor="text1"/>
          </w:rPr>
          <w:t>https://doi.org/10.1016/bs.acdb.2021.05.004</w:t>
        </w:r>
      </w:hyperlink>
    </w:p>
    <w:p w14:paraId="7375E405" w14:textId="77777777" w:rsidR="005472B4" w:rsidRPr="00794EC7" w:rsidRDefault="00000000">
      <w:pPr>
        <w:pStyle w:val="Bibliography"/>
        <w:rPr>
          <w:color w:val="000000" w:themeColor="text1"/>
        </w:rPr>
      </w:pPr>
      <w:bookmarkStart w:id="56" w:name="ref-simmel1906sociology"/>
      <w:bookmarkEnd w:id="55"/>
      <w:r>
        <w:rPr>
          <w:color w:val="000000" w:themeColor="text1"/>
        </w:rPr>
        <w:t xml:space="preserve">Simmel, G. (1906). The sociology of secrecy and of secret societies. </w:t>
      </w:r>
      <w:r>
        <w:rPr>
          <w:i/>
          <w:iCs/>
          <w:color w:val="000000" w:themeColor="text1"/>
        </w:rPr>
        <w:t>American Journal of Sociology</w:t>
      </w:r>
      <w:r>
        <w:rPr>
          <w:color w:val="000000" w:themeColor="text1"/>
        </w:rPr>
        <w:t xml:space="preserve">, </w:t>
      </w:r>
      <w:r>
        <w:rPr>
          <w:i/>
          <w:iCs/>
          <w:color w:val="000000" w:themeColor="text1"/>
        </w:rPr>
        <w:t>11</w:t>
      </w:r>
      <w:r>
        <w:rPr>
          <w:color w:val="000000" w:themeColor="text1"/>
        </w:rPr>
        <w:t>(4), 441–498.</w:t>
      </w:r>
    </w:p>
    <w:p w14:paraId="0CB97AB2" w14:textId="77777777" w:rsidR="005472B4" w:rsidRPr="00794EC7" w:rsidRDefault="00000000">
      <w:pPr>
        <w:pStyle w:val="Bibliography"/>
        <w:rPr>
          <w:color w:val="000000" w:themeColor="text1"/>
        </w:rPr>
      </w:pPr>
      <w:bookmarkStart w:id="57" w:name="ref-small2017"/>
      <w:bookmarkEnd w:id="56"/>
      <w:r>
        <w:rPr>
          <w:color w:val="000000" w:themeColor="text1"/>
        </w:rPr>
        <w:t xml:space="preserve">Small, M. L. (2017). </w:t>
      </w:r>
      <w:r>
        <w:rPr>
          <w:i/>
          <w:iCs/>
          <w:color w:val="000000" w:themeColor="text1"/>
        </w:rPr>
        <w:t>Someone to talk to</w:t>
      </w:r>
      <w:r>
        <w:rPr>
          <w:color w:val="000000" w:themeColor="text1"/>
        </w:rPr>
        <w:t xml:space="preserve"> (1st ed.). Oxford University Press. </w:t>
      </w:r>
      <w:hyperlink r:id="rId28">
        <w:r>
          <w:rPr>
            <w:rStyle w:val="Hyperlink"/>
            <w:color w:val="000000" w:themeColor="text1"/>
          </w:rPr>
          <w:t>https://doi.org/10.1093/oso/9780190661427.001.0001</w:t>
        </w:r>
      </w:hyperlink>
    </w:p>
    <w:p w14:paraId="42A4C147" w14:textId="77777777" w:rsidR="005472B4" w:rsidRPr="00794EC7" w:rsidRDefault="00000000">
      <w:pPr>
        <w:pStyle w:val="Bibliography"/>
        <w:rPr>
          <w:color w:val="000000" w:themeColor="text1"/>
        </w:rPr>
      </w:pPr>
      <w:bookmarkStart w:id="58" w:name="ref-spokes2016"/>
      <w:bookmarkEnd w:id="57"/>
      <w:r>
        <w:rPr>
          <w:color w:val="000000" w:themeColor="text1"/>
        </w:rPr>
        <w:t xml:space="preserve">Spokes, A. C., &amp; Spelke, E. S. (2016). Children’s expectations and understanding of kinship as a social category. </w:t>
      </w:r>
      <w:r>
        <w:rPr>
          <w:i/>
          <w:iCs/>
          <w:color w:val="000000" w:themeColor="text1"/>
        </w:rPr>
        <w:t>Frontiers in Psychology</w:t>
      </w:r>
      <w:r>
        <w:rPr>
          <w:color w:val="000000" w:themeColor="text1"/>
        </w:rPr>
        <w:t xml:space="preserve">, </w:t>
      </w:r>
      <w:r>
        <w:rPr>
          <w:i/>
          <w:iCs/>
          <w:color w:val="000000" w:themeColor="text1"/>
        </w:rPr>
        <w:t>7</w:t>
      </w:r>
      <w:r>
        <w:rPr>
          <w:color w:val="000000" w:themeColor="text1"/>
        </w:rPr>
        <w:t xml:space="preserve">, 440. </w:t>
      </w:r>
      <w:hyperlink r:id="rId29">
        <w:r>
          <w:rPr>
            <w:rStyle w:val="Hyperlink"/>
            <w:color w:val="000000" w:themeColor="text1"/>
          </w:rPr>
          <w:t>https://doi.org/10.3389/fpsyg.2016.00440</w:t>
        </w:r>
      </w:hyperlink>
    </w:p>
    <w:p w14:paraId="459786A0" w14:textId="77777777" w:rsidR="005472B4" w:rsidRPr="00794EC7" w:rsidRDefault="00000000">
      <w:pPr>
        <w:pStyle w:val="Bibliography"/>
        <w:rPr>
          <w:color w:val="000000" w:themeColor="text1"/>
        </w:rPr>
      </w:pPr>
      <w:bookmarkStart w:id="59" w:name="ref-thomas2024"/>
      <w:bookmarkEnd w:id="58"/>
      <w:r>
        <w:rPr>
          <w:color w:val="000000" w:themeColor="text1"/>
        </w:rPr>
        <w:t xml:space="preserve">Thomas, A. J. (2024). Cognitive representations of social relationships and their developmental origins. </w:t>
      </w:r>
      <w:r>
        <w:rPr>
          <w:i/>
          <w:iCs/>
          <w:color w:val="000000" w:themeColor="text1"/>
        </w:rPr>
        <w:t>Behavioral and Brain Sciences</w:t>
      </w:r>
      <w:r>
        <w:rPr>
          <w:color w:val="000000" w:themeColor="text1"/>
        </w:rPr>
        <w:t xml:space="preserve">, 1–53. </w:t>
      </w:r>
      <w:hyperlink r:id="rId30">
        <w:r>
          <w:rPr>
            <w:rStyle w:val="Hyperlink"/>
            <w:color w:val="000000" w:themeColor="text1"/>
          </w:rPr>
          <w:t>https://doi.org/10.1017/S0140525X24001328</w:t>
        </w:r>
      </w:hyperlink>
    </w:p>
    <w:p w14:paraId="61148D0D" w14:textId="77777777" w:rsidR="005472B4" w:rsidRPr="00794EC7" w:rsidRDefault="00000000">
      <w:pPr>
        <w:pStyle w:val="Bibliography"/>
        <w:rPr>
          <w:color w:val="000000" w:themeColor="text1"/>
        </w:rPr>
      </w:pPr>
      <w:bookmarkStart w:id="60" w:name="ref-thomas2025caregiving"/>
      <w:bookmarkEnd w:id="59"/>
      <w:r>
        <w:rPr>
          <w:color w:val="000000" w:themeColor="text1"/>
        </w:rPr>
        <w:t xml:space="preserve">Thomas, A. J., Steele, C. M., Gopnik, A., &amp; Saxe, R. R. (2025). How do infants experience caregiving? </w:t>
      </w:r>
      <w:r>
        <w:rPr>
          <w:i/>
          <w:iCs/>
          <w:color w:val="000000" w:themeColor="text1"/>
        </w:rPr>
        <w:t>Daedalus</w:t>
      </w:r>
      <w:r>
        <w:rPr>
          <w:color w:val="000000" w:themeColor="text1"/>
        </w:rPr>
        <w:t xml:space="preserve">, </w:t>
      </w:r>
      <w:r>
        <w:rPr>
          <w:i/>
          <w:iCs/>
          <w:color w:val="000000" w:themeColor="text1"/>
        </w:rPr>
        <w:t>154</w:t>
      </w:r>
      <w:r>
        <w:rPr>
          <w:color w:val="000000" w:themeColor="text1"/>
        </w:rPr>
        <w:t>(1), 14–35.</w:t>
      </w:r>
    </w:p>
    <w:p w14:paraId="6C741F42" w14:textId="77777777" w:rsidR="005472B4" w:rsidRPr="00794EC7" w:rsidRDefault="00000000">
      <w:pPr>
        <w:pStyle w:val="Bibliography"/>
        <w:rPr>
          <w:color w:val="000000" w:themeColor="text1"/>
        </w:rPr>
      </w:pPr>
      <w:bookmarkStart w:id="61" w:name="ref-thomasSaliva2022"/>
      <w:bookmarkEnd w:id="60"/>
      <w:r>
        <w:rPr>
          <w:color w:val="000000" w:themeColor="text1"/>
        </w:rPr>
        <w:t xml:space="preserve">Thomas, A. J., Woo, B., Nettle, D., Spelke, E., &amp; Saxe, R. (2022). Early concepts of intimacy: Young humans use saliva sharing to infer close relationships. </w:t>
      </w:r>
      <w:r>
        <w:rPr>
          <w:i/>
          <w:iCs/>
          <w:color w:val="000000" w:themeColor="text1"/>
        </w:rPr>
        <w:t>Science</w:t>
      </w:r>
      <w:r>
        <w:rPr>
          <w:color w:val="000000" w:themeColor="text1"/>
        </w:rPr>
        <w:t xml:space="preserve">, </w:t>
      </w:r>
      <w:r>
        <w:rPr>
          <w:i/>
          <w:iCs/>
          <w:color w:val="000000" w:themeColor="text1"/>
        </w:rPr>
        <w:t>375</w:t>
      </w:r>
      <w:r>
        <w:rPr>
          <w:color w:val="000000" w:themeColor="text1"/>
        </w:rPr>
        <w:t xml:space="preserve">(6578), 311–315. </w:t>
      </w:r>
      <w:hyperlink r:id="rId31">
        <w:r>
          <w:rPr>
            <w:rStyle w:val="Hyperlink"/>
            <w:color w:val="000000" w:themeColor="text1"/>
          </w:rPr>
          <w:t>https://doi.org/10.1126/science.abh1054</w:t>
        </w:r>
      </w:hyperlink>
    </w:p>
    <w:p w14:paraId="3DE02AA0" w14:textId="77777777" w:rsidR="005472B4" w:rsidRPr="00794EC7" w:rsidRDefault="00000000">
      <w:pPr>
        <w:pStyle w:val="Bibliography"/>
        <w:rPr>
          <w:color w:val="000000" w:themeColor="text1"/>
        </w:rPr>
      </w:pPr>
      <w:bookmarkStart w:id="62" w:name="ref-thomsen2020"/>
      <w:bookmarkEnd w:id="61"/>
      <w:r>
        <w:rPr>
          <w:color w:val="000000" w:themeColor="text1"/>
        </w:rPr>
        <w:t xml:space="preserve">Thomsen, L. (2020). The developmental origins of social hierarchy: How infants and young children mentally represent and respond to power and status. </w:t>
      </w:r>
      <w:r>
        <w:rPr>
          <w:i/>
          <w:iCs/>
          <w:color w:val="000000" w:themeColor="text1"/>
        </w:rPr>
        <w:t>Current Opinion in Psychology</w:t>
      </w:r>
      <w:r>
        <w:rPr>
          <w:color w:val="000000" w:themeColor="text1"/>
        </w:rPr>
        <w:t xml:space="preserve">, </w:t>
      </w:r>
      <w:r>
        <w:rPr>
          <w:i/>
          <w:iCs/>
          <w:color w:val="000000" w:themeColor="text1"/>
        </w:rPr>
        <w:t>33</w:t>
      </w:r>
      <w:r>
        <w:rPr>
          <w:color w:val="000000" w:themeColor="text1"/>
        </w:rPr>
        <w:t xml:space="preserve">, 201–208. </w:t>
      </w:r>
      <w:hyperlink r:id="rId32">
        <w:r>
          <w:rPr>
            <w:rStyle w:val="Hyperlink"/>
            <w:color w:val="000000" w:themeColor="text1"/>
          </w:rPr>
          <w:t>https://doi.org/10.1016/j.copsyc.2019.07.044</w:t>
        </w:r>
      </w:hyperlink>
    </w:p>
    <w:p w14:paraId="5BD01B82" w14:textId="77777777" w:rsidR="005472B4" w:rsidRPr="00794EC7" w:rsidRDefault="00000000">
      <w:pPr>
        <w:pStyle w:val="Bibliography"/>
        <w:rPr>
          <w:color w:val="000000" w:themeColor="text1"/>
        </w:rPr>
      </w:pPr>
      <w:bookmarkStart w:id="63" w:name="ref-vijayakumar2020"/>
      <w:bookmarkEnd w:id="62"/>
      <w:r>
        <w:rPr>
          <w:color w:val="000000" w:themeColor="text1"/>
        </w:rPr>
        <w:t xml:space="preserve">Vijayakumar, N., Flournoy, J. C., Mills, K. L., Cheng, T. W., Mobasser, A., Flannery, J. E., Allen, N. B., Pfeifer, J. H., &amp; Kitayama, S. (2020). Getting to know me better: An fMRI study of intimate and superficial self-disclosure to friends during adolescence. </w:t>
      </w:r>
      <w:r>
        <w:rPr>
          <w:i/>
          <w:iCs/>
          <w:color w:val="000000" w:themeColor="text1"/>
        </w:rPr>
        <w:t>Journal of Personality and Social Psychology</w:t>
      </w:r>
      <w:r>
        <w:rPr>
          <w:color w:val="000000" w:themeColor="text1"/>
        </w:rPr>
        <w:t xml:space="preserve">, </w:t>
      </w:r>
      <w:r>
        <w:rPr>
          <w:i/>
          <w:iCs/>
          <w:color w:val="000000" w:themeColor="text1"/>
        </w:rPr>
        <w:t>118</w:t>
      </w:r>
      <w:r>
        <w:rPr>
          <w:color w:val="000000" w:themeColor="text1"/>
        </w:rPr>
        <w:t xml:space="preserve">(5), 885–899. </w:t>
      </w:r>
      <w:hyperlink r:id="rId33">
        <w:r>
          <w:rPr>
            <w:rStyle w:val="Hyperlink"/>
            <w:color w:val="000000" w:themeColor="text1"/>
          </w:rPr>
          <w:t>https://doi.org/10.1037/pspa0000182</w:t>
        </w:r>
      </w:hyperlink>
    </w:p>
    <w:p w14:paraId="59BC2CD5" w14:textId="77777777" w:rsidR="005472B4" w:rsidRPr="00794EC7" w:rsidRDefault="00000000">
      <w:pPr>
        <w:pStyle w:val="Bibliography"/>
        <w:rPr>
          <w:color w:val="000000" w:themeColor="text1"/>
        </w:rPr>
      </w:pPr>
      <w:bookmarkStart w:id="64" w:name="ref-wellman2015"/>
      <w:bookmarkEnd w:id="63"/>
      <w:r>
        <w:rPr>
          <w:color w:val="000000" w:themeColor="text1"/>
        </w:rPr>
        <w:t xml:space="preserve">Wellman, H. M. (2015). </w:t>
      </w:r>
      <w:r>
        <w:rPr>
          <w:i/>
          <w:iCs/>
          <w:color w:val="000000" w:themeColor="text1"/>
        </w:rPr>
        <w:t>Making minds: How theory of mind develops</w:t>
      </w:r>
      <w:r>
        <w:rPr>
          <w:color w:val="000000" w:themeColor="text1"/>
        </w:rPr>
        <w:t>. Oxford University Press.</w:t>
      </w:r>
    </w:p>
    <w:p>
      <w:pPr>
        <w:pStyle w:val="Bibliography"/>
        <w:rPr>
          <w:ins w:id="9059" w:author="Claude" w:date="2026-10-16T15:23:01Z"/>
          <w:color w:val="000000" w:themeColor="text1"/>
        </w:rPr>
      </w:pPr>
      <w:ins w:id="9060" w:author="Claude" w:date="2026-10-16T15:23:01Z">
        <w:r>
          <w:rPr>
            <w:color w:val="000000" w:themeColor="text1"/>
          </w:rPr>
          <w:t xml:space="preserve">Wellman, H. M., &amp; Gelman, S. A. (1992). Cognitive development: Foundational theories of core domains. Annual Review of Psychology, 43, 337–375. https://doi.org/10.1146/annurev.ps.43.020192.002005</w:t>
        </w:r>
      </w:ins>
    </w:p>
    <w:p>
      <w:pPr>
        <w:pStyle w:val="Bibliography"/>
        <w:rPr>
          <w:ins w:id="9061" w:author="Claude" w:date="2026-10-16T15:23:01Z"/>
          <w:color w:val="000000" w:themeColor="text1"/>
        </w:rPr>
      </w:pPr>
      <w:ins w:id="9062" w:author="Claude" w:date="2026-10-16T15:23:01Z">
        <w:r>
          <w:rPr>
            <w:color w:val="000000" w:themeColor="text1"/>
          </w:rPr>
          <w:t xml:space="preserve">Wellman, H. M., Harris, P. L., Banerjee, M., &amp; Sinclair, A. (1995). Early understanding of emotion: Evidence from natural language. Cognition and Emotion, 9(2–3), 117–149. https://doi.org/10.1080/02699939508409005</w:t>
        </w:r>
      </w:ins>
    </w:p>
    <w:p w14:paraId="2310C2B8" w14:textId="77777777" w:rsidR="005472B4" w:rsidRPr="00794EC7" w:rsidRDefault="00000000">
      <w:pPr>
        <w:pStyle w:val="Bibliography"/>
        <w:rPr>
          <w:color w:val="000000" w:themeColor="text1"/>
        </w:rPr>
      </w:pPr>
      <w:bookmarkStart w:id="65" w:name="ref-willems2020role"/>
      <w:bookmarkEnd w:id="64"/>
      <w:r>
        <w:rPr>
          <w:color w:val="000000" w:themeColor="text1"/>
        </w:rPr>
        <w:t xml:space="preserve">Willems, Y. E., Finkenauer, C., &amp; Kerkhof, P. (2020). The role of disclosure in relationships. </w:t>
      </w:r>
      <w:r>
        <w:rPr>
          <w:i/>
          <w:iCs/>
          <w:color w:val="000000" w:themeColor="text1"/>
        </w:rPr>
        <w:t>Current Opinion in Psychology</w:t>
      </w:r>
      <w:r>
        <w:rPr>
          <w:color w:val="000000" w:themeColor="text1"/>
        </w:rPr>
        <w:t xml:space="preserve">, </w:t>
      </w:r>
      <w:r>
        <w:rPr>
          <w:i/>
          <w:iCs/>
          <w:color w:val="000000" w:themeColor="text1"/>
        </w:rPr>
        <w:t>31</w:t>
      </w:r>
      <w:r>
        <w:rPr>
          <w:color w:val="000000" w:themeColor="text1"/>
        </w:rPr>
        <w:t>, 33–37.</w:t>
      </w:r>
    </w:p>
    <w:p w14:paraId="550AD06E" w14:textId="77777777" w:rsidR="005472B4" w:rsidRPr="00794EC7" w:rsidRDefault="00000000">
      <w:pPr>
        <w:pStyle w:val="Bibliography"/>
        <w:rPr>
          <w:color w:val="000000" w:themeColor="text1"/>
        </w:rPr>
      </w:pPr>
      <w:bookmarkStart w:id="66" w:name="ref-woo2024"/>
      <w:bookmarkEnd w:id="65"/>
      <w:r>
        <w:rPr>
          <w:color w:val="000000" w:themeColor="text1"/>
        </w:rPr>
        <w:t xml:space="preserve">Woo, B. M., Yu, E., &amp; Thomas, A. J. (2024). Children expect people to accurately represent the minds of their close social partners. </w:t>
      </w:r>
      <w:r>
        <w:rPr>
          <w:i/>
          <w:iCs/>
          <w:color w:val="000000" w:themeColor="text1"/>
        </w:rPr>
        <w:t>Proceedings of the Annual Meeting of the Cognitive Science Society</w:t>
      </w:r>
      <w:r>
        <w:rPr>
          <w:color w:val="000000" w:themeColor="text1"/>
        </w:rPr>
        <w:t xml:space="preserve">, </w:t>
      </w:r>
      <w:r>
        <w:rPr>
          <w:i/>
          <w:iCs/>
          <w:color w:val="000000" w:themeColor="text1"/>
        </w:rPr>
        <w:t>46</w:t>
      </w:r>
      <w:r>
        <w:rPr>
          <w:color w:val="000000" w:themeColor="text1"/>
        </w:rPr>
        <w:t xml:space="preserve">. </w:t>
      </w:r>
      <w:hyperlink r:id="rId34">
        <w:r>
          <w:rPr>
            <w:rStyle w:val="Hyperlink"/>
            <w:color w:val="000000" w:themeColor="text1"/>
          </w:rPr>
          <w:t>https://escholarship.org/uc/item/75m9c4b3</w:t>
        </w:r>
      </w:hyperlink>
      <w:bookmarkEnd w:id="35"/>
      <w:bookmarkEnd w:id="37"/>
      <w:bookmarkEnd w:id="66"/>
    </w:p>
    <w:p>
      <w:pPr>
        <w:pStyle w:val="Bibliography"/>
        <w:rPr>
          <w:ins w:id="9063" w:author="Claude" w:date="2026-10-16T15:23:01Z"/>
          <w:color w:val="000000" w:themeColor="text1"/>
        </w:rPr>
      </w:pPr>
      <w:ins w:id="9064" w:author="Claude" w:date="2026-10-16T15:23:01Z">
        <w:r>
          <w:rPr>
            <w:color w:val="000000" w:themeColor="text1"/>
          </w:rPr>
          <w:t xml:space="preserve">Zaki, J., &amp; Williams, W. C. (2013). Interpersonal emotion regulation. Emotion, 13(5), 803–810. https://doi.org/10.1037/a0033839</w:t>
        </w:r>
      </w:ins>
    </w:p>
    <w:p>
      <w:pPr>
        <w:pStyle w:val="Bibliography"/>
        <w:rPr>
          <w:ins w:id="9065" w:author="Claude" w:date="2026-10-16T15:23:01Z"/>
          <w:color w:val="000000" w:themeColor="text1"/>
        </w:rPr>
      </w:pPr>
      <w:ins w:id="9066" w:author="Claude" w:date="2026-10-16T15:23:01Z">
        <w:r>
          <w:rPr>
            <w:color w:val="000000" w:themeColor="text1"/>
          </w:rPr>
          <w:t xml:space="preserve">Zeman, J., &amp; Garber, J. (1996). Display rules for anger, sadness, and pain: It depends on who is watching. Child Development, 67(3), 957–973. https://doi.org/10.2307/1131873</w:t>
        </w:r>
      </w:ins>
    </w:p>
    <w:sectPr w:rsidR="005472B4" w:rsidRPr="00794EC7">
      <w:footnotePr>
        <w:numRestart w:val="eachSect"/>
      </w:footnotePr>
      <w:pgSz w:w="12240" w:h="15840"/>
      <w:pgMar w:top="1440" w:right="1440" w:bottom="1440" w:left="144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6T15:20:23Z" w:initials="C">
    <w:p w14:paraId="34829AF7" w14:textId="77777777">
      <w:r>
        <w:rPr>
          <w:rStyle w:val="CommentReference"/>
        </w:rPr>
        <w:annotationRef/>
      </w:r>
      <w:r>
        <w:rPr>
          <w:color w:val="000000"/>
          <w:sz w:val="20"/>
          <w:szCs w:val="20"/>
        </w:rPr>
        <w:t xml:space="preserve">The abstract now says three studies and renumbers the mother–child study as Study 3, but the Public Significance Statement, the overview paragraph, Figure 1 and its caption, the study headings, and the General Discussion all still describe four. Decide whether Study 3 (create/deepen) moves to the supplement; then every one of those places needs to match. If it moves, the Discussion paragraph on Simmel and reserve and the "not a tool for creating intimacy" claim need a home or need to go.</w:t>
      </w:r>
    </w:p>
  </w:comment>
  <w:comment w:id="1" w:author="Claude" w:date="2026-10-16T15:20:24Z" w:initials="C">
    <w:p w14:paraId="49AEC1F1" w14:textId="77777777">
      <w:r>
        <w:rPr>
          <w:rStyle w:val="CommentReference"/>
        </w:rPr>
        <w:annotationRef/>
      </w:r>
      <w:r>
        <w:rPr>
          <w:color w:val="000000"/>
          <w:sz w:val="20"/>
          <w:szCs w:val="20"/>
        </w:rPr>
        <w:t xml:space="preserve">Conflicts with "three studies" in the abstract. Also consider whether the statement should say that children, unlike adults, singled out sadness, so the adult–child difference reads as a finding rather than a contradiction of the intro's capitalization argument.</w:t>
      </w:r>
    </w:p>
  </w:comment>
  <w:comment w:id="2" w:author="Claude" w:date="2026-10-16T15:20:24Z" w:initials="C">
    <w:p w14:paraId="116EBF28" w14:textId="77777777">
      <w:r>
        <w:rPr>
          <w:rStyle w:val="CommentReference"/>
        </w:rPr>
        <w:annotationRef/>
      </w:r>
      <w:r>
        <w:rPr>
          <w:color w:val="000000"/>
          <w:sz w:val="20"/>
          <w:szCs w:val="20"/>
        </w:rPr>
        <w:t xml:space="preserve">Added to preview the marker-vs-instrument tension that Study 3 tests (the external review flagged that the intro only sets up the marker view). Keep only if Study 3 stays in the main text; if it moves to the supplement, delete this and leave a one-line caveat in the Discussion instead.</w:t>
      </w:r>
    </w:p>
  </w:comment>
  <w:comment w:id="3" w:author="Claude" w:date="2026-10-16T15:21:11Z" w:initials="C">
    <w:p w14:paraId="6BA7E68D" w14:textId="77777777">
      <w:r>
        <w:rPr>
          <w:rStyle w:val="CommentReference"/>
        </w:rPr>
        <w:annotationRef/>
      </w:r>
      <w:r>
        <w:rPr>
          <w:color w:val="000000"/>
          <w:sz w:val="20"/>
          <w:szCs w:val="20"/>
        </w:rPr>
        <w:t xml:space="preserve">Three things reviewers (JEP:G R3 and the external review) asked for that belong here or in Transparency &amp; Openness: (1) attention/memory-check pass rates and how failures were handled (corrected in session? excluded at trial or participant level?), and whether the Ns are pre- or post-exclusion; (2) how many trials each participant completed per study and confirmation that all factors were within-subjects, which also justifies random intercepts only; (3) whether the order of the three studies within a session was counterbalanced, or only conditions within each study. Also: the race percentages here sum to 96% and education to 98%, which is more than rounding for N = 57; check whether one or two children are missing from the breakdown.</w:t>
      </w:r>
    </w:p>
  </w:comment>
  <w:comment w:id="4" w:author="Claude" w:date="2026-10-16T15:21:11Z" w:initials="C">
    <w:p w14:paraId="394EAB97" w14:textId="77777777">
      <w:r>
        <w:rPr>
          <w:rStyle w:val="CommentReference"/>
        </w:rPr>
        <w:annotationRef/>
      </w:r>
      <w:r>
        <w:rPr>
          <w:color w:val="000000"/>
          <w:sz w:val="20"/>
          <w:szCs w:val="20"/>
        </w:rPr>
        <w:t xml:space="preserve">Needs a sentence on why recruitment continued to 105 after the preregistered 56 was reached (and 75 synchronous), what the stopping rule was, and whether results hold in the first 56 and in synchronous vs. asynchronous subsamples. Bayes factors are sensitive to optional stopping, so a reviewer will ask. Also state the rationale for the adult sample sizes (47, 49).</w:t>
      </w:r>
    </w:p>
  </w:comment>
  <w:comment w:id="5" w:author="Claude" w:date="2026-10-16T15:21:11Z" w:initials="C">
    <w:p w14:paraId="52752E6E" w14:textId="77777777">
      <w:r>
        <w:rPr>
          <w:rStyle w:val="CommentReference"/>
        </w:rPr>
        <w:annotationRef/>
      </w:r>
      <w:r>
        <w:rPr>
          <w:color w:val="000000"/>
          <w:sz w:val="20"/>
          <w:szCs w:val="20"/>
        </w:rPr>
        <w:t xml:space="preserve">Specify the contrast coding for categorical predictors (treatment vs. sum coding), whether age was mean-centered, and whether brms default (flat) priors were kept for the fixed effects. With treatment coding, the "main effects" reported alongside interactions are simple effects at the reference level, which matters for the Study 2 adult relationship coefficient and the Study 4.A adult emotion coefficient. Also consider whether dropping age when the interaction is not credible is needed at all: with centered age and sum coding, the average condition effect can be read from the full preregistered model.</w:t>
      </w:r>
    </w:p>
  </w:comment>
  <w:comment w:id="6" w:author="Claude" w:date="2026-10-16T15:21:11Z" w:initials="C">
    <w:p w14:paraId="06B72F4D" w14:textId="77777777">
      <w:r>
        <w:rPr>
          <w:rStyle w:val="CommentReference"/>
        </w:rPr>
        <w:annotationRef/>
      </w:r>
      <w:r>
        <w:rPr>
          <w:color w:val="000000"/>
          <w:sz w:val="20"/>
          <w:szCs w:val="20"/>
        </w:rPr>
        <w:t xml:space="preserve">Added so readers can tell which hypothesis each BF supports. Two things to verify against the JASP output before this goes out: (1) several identical BFs appear for different proportions and sample sizes (3.57 for 49%/57, 48%/47, 49%/57 and 49%/105; 17 for 36%/105 and 16%/49; 10 three times; 14 twice; 5.56 twice), which looks like copy-over from a table rather than separate tests; (2) where the text claims an active preference for the fact (Study 2 happy/friend 38%, adult happy 33%; 3.B; 4.A friend's mother), BF01 is evidence for the null against emotion &gt; chance, not evidence for fact &gt; chance, so those claims need the reverse-direction or two-sided BF.</w:t>
      </w:r>
    </w:p>
  </w:comment>
  <w:comment w:id="7" w:author="Claude" w:date="2026-10-16T15:21:11Z" w:initials="C">
    <w:p w14:paraId="5D9FE656" w14:textId="77777777">
      <w:r>
        <w:rPr>
          <w:rStyle w:val="CommentReference"/>
        </w:rPr>
        <w:annotationRef/>
      </w:r>
      <w:r>
        <w:rPr>
          <w:color w:val="000000"/>
          <w:sz w:val="20"/>
          <w:szCs w:val="20"/>
        </w:rPr>
        <w:t xml:space="preserve">Sad/ice cream vs. happy/candy changes both factors at once. To support the claim that sadness specifically predicts physical intimacy, report the single-factor contrasts: sad/ice cream vs. happy/ice cream (valence within cone) and sad/ice cream vs. sad/candy (item within sad). The second is the one that carries the cone-vs-candy story, and its CI will likely overlap zero, so the Discussion should say the item contrast is suggestive rather than established.</w:t>
      </w:r>
    </w:p>
  </w:comment>
  <w:comment w:id="8" w:author="Claude" w:date="2026-10-16T15:21:11Z" w:initials="C">
    <w:p w14:paraId="755BB487" w14:textId="77777777">
      <w:r>
        <w:rPr>
          <w:rStyle w:val="CommentReference"/>
        </w:rPr>
        <w:annotationRef/>
      </w:r>
      <w:r>
        <w:rPr>
          <w:color w:val="000000"/>
          <w:sz w:val="20"/>
          <w:szCs w:val="20"/>
        </w:rPr>
        <w:t xml:space="preserve">The external review reads Figure 2C differently from this text: the plotted sad curve for ice cream rises from ~50% at 6 to ~90% at 10 rather than sitting flat at 70%, the happy curve starts near 20% rather than at chance, and there is an unexplained flat horizontal line at ~70% in the ice cream facet. Please check the plotting code and reconcile. Also, Figure 2B shows both curves rising steeply with age; if there is a main effect of age for the better-friend judgment it should be reported here.</w:t>
      </w:r>
    </w:p>
  </w:comment>
  <w:comment w:id="9" w:author="Claude" w:date="2026-10-16T15:21:11Z" w:initials="C">
    <w:p w14:paraId="78936796" w14:textId="77777777">
      <w:r>
        <w:rPr>
          <w:rStyle w:val="CommentReference"/>
        </w:rPr>
        <w:annotationRef/>
      </w:r>
      <w:r>
        <w:rPr>
          <w:color w:val="000000"/>
          <w:sz w:val="20"/>
          <w:szCs w:val="20"/>
        </w:rPr>
        <w:t xml:space="preserve">BF01 = 14 here is evidence for the null relative to emotion &gt; chance; it does not establish that children preferred the fact. Either report the reverse-direction BF (fact &gt; chance) or soften to "did not expect the happy emotion over the fact."</w:t>
      </w:r>
    </w:p>
  </w:comment>
  <w:comment w:id="10" w:author="Claude" w:date="2026-10-16T15:21:12Z" w:initials="C">
    <w:p w14:paraId="69456EE8" w14:textId="77777777">
      <w:r>
        <w:rPr>
          <w:rStyle w:val="CommentReference"/>
        </w:rPr>
        <w:annotationRef/>
      </w:r>
      <w:r>
        <w:rPr>
          <w:color w:val="000000"/>
          <w:sz w:val="20"/>
          <w:szCs w:val="20"/>
        </w:rPr>
        <w:t xml:space="preserve">With treatment coding and happy as reference, a relationship coefficient of −0.01 is the best-friend vs. friend difference inside the happy condition (33% vs. 33%), not the overall relationship effect; the 71% vs. 57% sad difference would sit in the unreported emotion × relationship interaction. Please report the interaction and the within-sad simple contrast. As it stands, the Discussion's claim that adults showed a best-friend preference rests on one cell being above chance and another not, with no credible relationship effect in the model.</w:t>
      </w:r>
    </w:p>
  </w:comment>
  <w:comment w:id="11" w:author="Claude" w:date="2026-10-16T15:21:12Z" w:initials="C">
    <w:p w14:paraId="72AD5A0B" w14:textId="77777777">
      <w:r>
        <w:rPr>
          <w:rStyle w:val="CommentReference"/>
        </w:rPr>
        <w:annotationRef/>
      </w:r>
      <w:r>
        <w:rPr>
          <w:color w:val="000000"/>
          <w:sz w:val="20"/>
          <w:szCs w:val="20"/>
        </w:rPr>
        <w:t xml:space="preserve">Figure 3B does not show "little differentiation" at age 6; it shows a reversal (friend ~73%, best friend ~32% at 6, crossing over by ~8). Check the plotted model against the text and describe whichever is right.</w:t>
      </w:r>
    </w:p>
  </w:comment>
  <w:comment w:id="12" w:author="Claude" w:date="2026-10-16T15:22:02Z" w:initials="C">
    <w:p w14:paraId="3B8D29D3" w14:textId="77777777">
      <w:r>
        <w:rPr>
          <w:rStyle w:val="CommentReference"/>
        </w:rPr>
        <w:annotationRef/>
      </w:r>
      <w:r>
        <w:rPr>
          <w:color w:val="000000"/>
          <w:sz w:val="20"/>
          <w:szCs w:val="20"/>
        </w:rPr>
        <w:t xml:space="preserve">Two things to check against the JASP output: the adult sad value (16%, n = 49) is reported as BF = 17, identical to the children's 36% (n = 105); a one-sided BF01 for 8/49 should be far larger, so this looks like a transcription error. And "the evidence ran clearly against the hypothesis" is right, but to say adults preferred the fact (84%) the reverse-direction BF should be reported, since BF01 only says the data favor the null over emotion &gt; chance.</w:t>
      </w:r>
    </w:p>
  </w:comment>
  <w:comment w:id="13" w:author="Claude" w:date="2026-10-16T15:22:02Z" w:initials="C">
    <w:p w14:paraId="323D9A17" w14:textId="77777777">
      <w:r>
        <w:rPr>
          <w:rStyle w:val="CommentReference"/>
        </w:rPr>
        <w:annotationRef/>
      </w:r>
      <w:r>
        <w:rPr>
          <w:color w:val="000000"/>
          <w:sz w:val="20"/>
          <w:szCs w:val="20"/>
        </w:rPr>
        <w:t xml:space="preserve">Reworded because the original understated 3.B: children chose the fact 64% (sad) and 56% (happy), adults 84% and 67%, with a credible valence effect for adults. That is an active preference for the fact, not an absence of intuitions, and it is the result the Simmel/reserve paragraph in the General Discussion actually rests on. Please confirm the reverse-direction BFs support "expected the fact" before keeping this wording.</w:t>
      </w:r>
    </w:p>
  </w:comment>
  <w:comment w:id="14" w:author="Claude" w:date="2026-10-16T15:22:02Z" w:initials="C">
    <w:p w14:paraId="287B0112" w14:textId="77777777">
      <w:r>
        <w:rPr>
          <w:rStyle w:val="CommentReference"/>
        </w:rPr>
        <w:annotationRef/>
      </w:r>
      <w:r>
        <w:rPr>
          <w:color w:val="000000"/>
          <w:sz w:val="20"/>
          <w:szCs w:val="20"/>
        </w:rPr>
        <w:t xml:space="preserve">By the paper's own criterion (0 outside the 95% CI) this interaction is credible, not "mixed." That changes the adult story for 4.A: adults expected sad disclosure to the mother more than happy disclosure. Right now the Study 4 Discussion says adults "did not as strongly distinguish between happy and sad," the General Discussion says they did, and the limitations paragraph says adults "did not consistently differentiate." Pick one reading from the model and make all three places agree.</w:t>
      </w:r>
    </w:p>
  </w:comment>
  <w:comment w:id="15" w:author="Claude" w:date="2026-10-16T15:22:03Z" w:initials="C">
    <w:p w14:paraId="1C695B11" w14:textId="77777777">
      <w:r>
        <w:rPr>
          <w:rStyle w:val="CommentReference"/>
        </w:rPr>
        <w:annotationRef/>
      </w:r>
      <w:r>
        <w:rPr>
          <w:color w:val="000000"/>
          <w:sz w:val="20"/>
          <w:szCs w:val="20"/>
        </w:rPr>
        <w:t xml:space="preserve">The preregistered test here runs in the fact direction, so 41% emotion / 59% fact is weak evidence for facts over sad emotions (BF10 = 1.23 in that direction), not inconclusive evidence for emotions over facts. Reword to match the test direction.</w:t>
      </w:r>
    </w:p>
  </w:comment>
  <w:comment w:id="16" w:author="Claude" w:date="2026-10-16T15:22:03Z" w:initials="C">
    <w:p w14:paraId="0335E81A" w14:textId="77777777">
      <w:r>
        <w:rPr>
          <w:rStyle w:val="CommentReference"/>
        </w:rPr>
        <w:annotationRef/>
      </w:r>
      <w:r>
        <w:rPr>
          <w:color w:val="000000"/>
          <w:sz w:val="20"/>
          <w:szCs w:val="20"/>
        </w:rPr>
        <w:t xml:space="preserve">Figure 6B appears to show the opposite for the child's own mother: both the sad and happy curves in the Mom facet rise with age (sad from ~38% at 6 to ~64% at 9.7), and the downward sad slope appears only in the Friend's mom facet. Either the facets/outcome are mislabeled in the plot or this sentence describes the friend's-mother effect. JEP:G R3 raised the same point. If older children do increasingly expect their own mother to disclose, that needs to be said, and it slightly softens the asymmetry claim.</w:t>
      </w:r>
    </w:p>
  </w:comment>
  <w:comment w:id="17" w:author="Claude" w:date="2026-10-16T15:22:03Z" w:initials="C">
    <w:p w14:paraId="74AA44C9" w14:textId="77777777">
      <w:r>
        <w:rPr>
          <w:rStyle w:val="CommentReference"/>
        </w:rPr>
        <w:annotationRef/>
      </w:r>
      <w:r>
        <w:rPr>
          <w:color w:val="000000"/>
          <w:sz w:val="20"/>
          <w:szCs w:val="20"/>
        </w:rPr>
        <w:t xml:space="preserve">Two additions would make this claim much stronger. (1) The 4.A vs. 4.B contrast is currently between two separate samples with no formal test; fit a model on the own-mother sad trials from both waves with direction (child→mother vs. mother→child) as a between-subjects factor (plus age) and report that coefficient. (2) Acknowledge the content confound: in 4.A the child reports on a school day, in 4.B the mother reports on a work day, so lower expected disclosure could partly reflect adult work experiences being less shareable with a child rather than role inversion. Also note that the own-mother cell in 4.B sits at chance (50% / 41%) rather than actively favoring the fact.</w:t>
      </w:r>
    </w:p>
  </w:comment>
  <w:comment w:id="18" w:author="Claude" w:date="2026-10-16T15:22:03Z" w:initials="C">
    <w:p w14:paraId="137708D3" w14:textId="77777777">
      <w:r>
        <w:rPr>
          <w:rStyle w:val="CommentReference"/>
        </w:rPr>
        <w:annotationRef/>
      </w:r>
      <w:r>
        <w:rPr>
          <w:color w:val="000000"/>
          <w:sz w:val="20"/>
          <w:szCs w:val="20"/>
        </w:rPr>
        <w:t xml:space="preserve">For children, the cone-vs-candy contrast comes from separate chance tests and the exploratory cell-means model, not from a credible item or item × condition effect in the preregistered model. Soften here to match the Study 1 Results (e.g., "tended to expect"), and note adults showed the cone effect for both emotions, not only sad.</w:t>
      </w:r>
    </w:p>
  </w:comment>
  <w:comment w:id="19" w:author="Claude" w:date="2026-10-16T15:22:03Z" w:initials="C">
    <w:p w14:paraId="785C48ED" w14:textId="77777777">
      <w:r>
        <w:rPr>
          <w:rStyle w:val="CommentReference"/>
        </w:rPr>
        <w:annotationRef/>
      </w:r>
      <w:r>
        <w:rPr>
          <w:color w:val="000000"/>
          <w:sz w:val="20"/>
          <w:szCs w:val="20"/>
        </w:rPr>
        <w:t xml:space="preserve">Drafted to replace the fragment. The last sentence (adults infer closeness from happy disclosure but do not predict it) is my reading of the cross-study pattern and is the kind of account JEP:G R1 and R2 asked for; keep, cut, or redirect as you see fit. If kept, Reis et al. (2010) needs adding to the references (I have added it).</w:t>
      </w:r>
    </w:p>
  </w:comment>
  <w:comment w:id="20" w:author="Claude" w:date="2026-10-16T15:23:01Z" w:initials="C">
    <w:p w14:paraId="7D0B4E5E" w14:textId="77777777">
      <w:r>
        <w:rPr>
          <w:rStyle w:val="CommentReference"/>
        </w:rPr>
        <w:annotationRef/>
      </w:r>
      <w:r>
        <w:rPr>
          <w:color w:val="000000"/>
          <w:sz w:val="20"/>
          <w:szCs w:val="20"/>
        </w:rPr>
        <w:t xml:space="preserve">I could not pin down which Kramer &amp; Lagattuta paper this is; several exist on emotion and thought in middle childhood. Fill in or replace with the one you had in mind. All the added references were checked at the author/year/journal level but page numbers and DOIs should be verified before submission.</w:t>
      </w:r>
    </w:p>
  </w:comment>
  <w:comment w:id="21" w:author="Claude" w:date="2026-10-16T15:23:01Z" w:initials="C">
    <w:p w14:paraId="58A9299E" w14:textId="77777777">
      <w:r>
        <w:rPr>
          <w:rStyle w:val="CommentReference"/>
        </w:rPr>
        <w:annotationRef/>
      </w:r>
      <w:r>
        <w:rPr>
          <w:color w:val="000000"/>
          <w:sz w:val="20"/>
          <w:szCs w:val="20"/>
        </w:rPr>
        <w:t xml:space="preserve">Not cited in the text (nor is Willems et al., 2020). Delete, or cite them where emotional intimacy is defined in the Introduction.</w:t>
      </w:r>
    </w:p>
  </w:comment>
  <w:comment w:id="22" w:author="Claude" w:date="2026-10-16T15:23:13Z" w:initials="C">
    <w:p w14:paraId="244FBF69" w14:textId="77777777">
      <w:r>
        <w:rPr>
          <w:rStyle w:val="CommentReference"/>
        </w:rPr>
        <w:annotationRef/>
      </w:r>
      <w:r>
        <w:rPr>
          <w:color w:val="000000"/>
          <w:sz w:val="20"/>
          <w:szCs w:val="20"/>
        </w:rPr>
        <w:t xml:space="preserve">Captions for Figures 3, 5 and 6 should define the dashed chance line and the asterisk thresholds as Figure 2 does. In Figure 6A the asterisks mark bars below 50% (evidence for the fact), the reverse of Figure 5A; say so in the caption or readers will misread it.</w:t>
      </w:r>
    </w:p>
  </w:comment>
  <w:comment w:id="23" w:author="Claude" w:date="2026-10-16T15:23:13Z" w:initials="C">
    <w:p w14:paraId="1D1ECBFF" w14:textId="77777777">
      <w:r>
        <w:rPr>
          <w:rStyle w:val="CommentReference"/>
        </w:rPr>
        <w:annotationRef/>
      </w:r>
      <w:r>
        <w:rPr>
          <w:color w:val="000000"/>
          <w:sz w:val="20"/>
          <w:szCs w:val="20"/>
        </w:rPr>
        <w:t xml:space="preserve">Figure 1 graphic: "Who is Riley's best friend?" vs. "better friend" in the text; typos "dsclose", "thier", "its"; (4a)/(4b) lowercase vs. 3A/3B; the 4b prompt says "feeling sad at work" although both valences were run. Also the figure page prints without the caption/number.</w:t>
      </w:r>
    </w:p>
  </w:comment>
  <w:comment w:id="24" w:author="Claude" w:date="2026-10-19T17:45:28Z" w:initials="C">
    <w:p w14:paraId="2716B666" w14:textId="77777777">
      <w:r>
        <w:rPr>
          <w:rStyle w:val="CommentReference"/>
        </w:rPr>
        <w:annotationRef/>
      </w:r>
      <w:r>
        <w:rPr>
          <w:color w:val="000000"/>
          <w:sz w:val="20"/>
          <w:szCs w:val="20"/>
        </w:rPr>
        <w:t xml:space="preserve">Megan confirmed that the Study 1 question was "Who do you think is the better friend?" (unanchored; the protagonist was not named). Figure 1 still shows "Who is Riley's best friend?" and should be changed to match. Note for the OMIT3 preregistration: the new study asks "Who do you think [protagonist] is better friends with?", a deliberate change from Study 1 that anchors the judgment to the relationship rather than to the classmates' conduct; say so in Methods when OMIT3 is reported.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29AF7" w15:done="0"/>
  <w15:commentEx w15:paraId="49AEC1F1" w15:done="0"/>
  <w15:commentEx w15:paraId="116EBF28" w15:done="0"/>
  <w15:commentEx w15:paraId="6BA7E68D" w15:done="0"/>
  <w15:commentEx w15:paraId="394EAB97" w15:done="0"/>
  <w15:commentEx w15:paraId="52752E6E" w15:done="0"/>
  <w15:commentEx w15:paraId="06B72F4D" w15:done="0"/>
  <w15:commentEx w15:paraId="5D9FE656" w15:done="0"/>
  <w15:commentEx w15:paraId="755BB487" w15:done="0"/>
  <w15:commentEx w15:paraId="78936796" w15:done="0"/>
  <w15:commentEx w15:paraId="69456EE8" w15:done="0"/>
  <w15:commentEx w15:paraId="72AD5A0B" w15:done="0"/>
  <w15:commentEx w15:paraId="3B8D29D3" w15:done="0"/>
  <w15:commentEx w15:paraId="323D9A17" w15:done="0"/>
  <w15:commentEx w15:paraId="287B0112" w15:done="0"/>
  <w15:commentEx w15:paraId="1C695B11" w15:done="0"/>
  <w15:commentEx w15:paraId="0335E81A" w15:done="0"/>
  <w15:commentEx w15:paraId="74AA44C9" w15:done="0"/>
  <w15:commentEx w15:paraId="137708D3" w15:done="0"/>
  <w15:commentEx w15:paraId="785C48ED" w15:done="0"/>
  <w15:commentEx w15:paraId="7D0B4E5E" w15:done="0"/>
  <w15:commentEx w15:paraId="58A9299E" w15:done="0"/>
  <w15:commentEx w15:paraId="244FBF69" w15:done="0"/>
  <w15:commentEx w15:paraId="1D1ECBFF" w15:done="0"/>
  <w15:commentEx w15:paraId="2716B6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47DF563" w16cex:dateUtc="2026-10-16T15:20:23Z"/>
  <w16cex:commentExtensible w16cex:durableId="1966EC8E" w16cex:dateUtc="2026-10-16T15:20:24Z"/>
  <w16cex:commentExtensible w16cex:durableId="7DCA3A9A" w16cex:dateUtc="2026-10-16T15:20:24Z"/>
  <w16cex:commentExtensible w16cex:durableId="768FC607" w16cex:dateUtc="2026-10-16T15:21:11Z"/>
  <w16cex:commentExtensible w16cex:durableId="2468ADDB" w16cex:dateUtc="2026-10-16T15:21:11Z"/>
  <w16cex:commentExtensible w16cex:durableId="7706A104" w16cex:dateUtc="2026-10-16T15:21:11Z"/>
  <w16cex:commentExtensible w16cex:durableId="2906E490" w16cex:dateUtc="2026-10-16T15:21:11Z"/>
  <w16cex:commentExtensible w16cex:durableId="31EF4630" w16cex:dateUtc="2026-10-16T15:21:11Z"/>
  <w16cex:commentExtensible w16cex:durableId="2628CF43" w16cex:dateUtc="2026-10-16T15:21:11Z"/>
  <w16cex:commentExtensible w16cex:durableId="35904D48" w16cex:dateUtc="2026-10-16T15:21:11Z"/>
  <w16cex:commentExtensible w16cex:durableId="74E89158" w16cex:dateUtc="2026-10-16T15:21:12Z"/>
  <w16cex:commentExtensible w16cex:durableId="6B2FEBCD" w16cex:dateUtc="2026-10-16T15:21:12Z"/>
  <w16cex:commentExtensible w16cex:durableId="5D031CC5" w16cex:dateUtc="2026-10-16T15:22:02Z"/>
  <w16cex:commentExtensible w16cex:durableId="487050BE" w16cex:dateUtc="2026-10-16T15:22:02Z"/>
  <w16cex:commentExtensible w16cex:durableId="32B312CF" w16cex:dateUtc="2026-10-16T15:22:02Z"/>
  <w16cex:commentExtensible w16cex:durableId="20D67B42" w16cex:dateUtc="2026-10-16T15:22:03Z"/>
  <w16cex:commentExtensible w16cex:durableId="6F67BE03" w16cex:dateUtc="2026-10-16T15:22:03Z"/>
  <w16cex:commentExtensible w16cex:durableId="71DF4BC9" w16cex:dateUtc="2026-10-16T15:22:03Z"/>
  <w16cex:commentExtensible w16cex:durableId="3777EA1D" w16cex:dateUtc="2026-10-16T15:22:03Z"/>
  <w16cex:commentExtensible w16cex:durableId="6E8DB2B0" w16cex:dateUtc="2026-10-16T15:22:03Z"/>
  <w16cex:commentExtensible w16cex:durableId="74193BC7" w16cex:dateUtc="2026-10-16T15:23:01Z"/>
  <w16cex:commentExtensible w16cex:durableId="36368B14" w16cex:dateUtc="2026-10-16T15:23:01Z"/>
  <w16cex:commentExtensible w16cex:durableId="78453902" w16cex:dateUtc="2026-10-16T15:23:13Z"/>
  <w16cex:commentExtensible w16cex:durableId="73CFD67E" w16cex:dateUtc="2026-10-16T15:23:13Z"/>
  <w16cex:commentExtensible w16cex:durableId="333DE555" w16cex:dateUtc="2026-10-19T17:4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29AF7" w16cid:durableId="447DF563"/>
  <w16cid:commentId w16cid:paraId="49AEC1F1" w16cid:durableId="1966EC8E"/>
  <w16cid:commentId w16cid:paraId="116EBF28" w16cid:durableId="7DCA3A9A"/>
  <w16cid:commentId w16cid:paraId="6BA7E68D" w16cid:durableId="768FC607"/>
  <w16cid:commentId w16cid:paraId="394EAB97" w16cid:durableId="2468ADDB"/>
  <w16cid:commentId w16cid:paraId="52752E6E" w16cid:durableId="7706A104"/>
  <w16cid:commentId w16cid:paraId="06B72F4D" w16cid:durableId="2906E490"/>
  <w16cid:commentId w16cid:paraId="5D9FE656" w16cid:durableId="31EF4630"/>
  <w16cid:commentId w16cid:paraId="755BB487" w16cid:durableId="2628CF43"/>
  <w16cid:commentId w16cid:paraId="78936796" w16cid:durableId="35904D48"/>
  <w16cid:commentId w16cid:paraId="69456EE8" w16cid:durableId="74E89158"/>
  <w16cid:commentId w16cid:paraId="72AD5A0B" w16cid:durableId="6B2FEBCD"/>
  <w16cid:commentId w16cid:paraId="3B8D29D3" w16cid:durableId="5D031CC5"/>
  <w16cid:commentId w16cid:paraId="323D9A17" w16cid:durableId="487050BE"/>
  <w16cid:commentId w16cid:paraId="287B0112" w16cid:durableId="32B312CF"/>
  <w16cid:commentId w16cid:paraId="1C695B11" w16cid:durableId="20D67B42"/>
  <w16cid:commentId w16cid:paraId="0335E81A" w16cid:durableId="6F67BE03"/>
  <w16cid:commentId w16cid:paraId="74AA44C9" w16cid:durableId="71DF4BC9"/>
  <w16cid:commentId w16cid:paraId="137708D3" w16cid:durableId="3777EA1D"/>
  <w16cid:commentId w16cid:paraId="785C48ED" w16cid:durableId="6E8DB2B0"/>
  <w16cid:commentId w16cid:paraId="7D0B4E5E" w16cid:durableId="74193BC7"/>
  <w16cid:commentId w16cid:paraId="58A9299E" w16cid:durableId="36368B14"/>
  <w16cid:commentId w16cid:paraId="244FBF69" w16cid:durableId="78453902"/>
  <w16cid:commentId w16cid:paraId="1D1ECBFF" w16cid:durableId="73CFD67E"/>
  <w16cid:commentId w16cid:paraId="2716B666" w16cid:durableId="333DE5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80F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77126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B4"/>
    <w:rsid w:val="0005248D"/>
    <w:rsid w:val="002138E9"/>
    <w:rsid w:val="00293681"/>
    <w:rsid w:val="00311EFB"/>
    <w:rsid w:val="00361901"/>
    <w:rsid w:val="00361A77"/>
    <w:rsid w:val="0038414B"/>
    <w:rsid w:val="00405ABA"/>
    <w:rsid w:val="00486D17"/>
    <w:rsid w:val="00491E04"/>
    <w:rsid w:val="0049458B"/>
    <w:rsid w:val="005472B4"/>
    <w:rsid w:val="00685F3A"/>
    <w:rsid w:val="006A6858"/>
    <w:rsid w:val="006E050F"/>
    <w:rsid w:val="00794EC7"/>
    <w:rsid w:val="007E4ACC"/>
    <w:rsid w:val="00811720"/>
    <w:rsid w:val="009333A1"/>
    <w:rsid w:val="00975B91"/>
    <w:rsid w:val="00A77BF0"/>
    <w:rsid w:val="00B107B1"/>
    <w:rsid w:val="00BC0B75"/>
    <w:rsid w:val="00DB4EA1"/>
    <w:rsid w:val="00E85969"/>
    <w:rsid w:val="00EF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0C1CB"/>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794EC7"/>
  </w:style>
  <w:style w:type="character" w:styleId="CommentReference">
    <w:name w:val="annotation reference"/>
    <w:basedOn w:val="DefaultParagraphFont"/>
    <w:rsid w:val="0005248D"/>
    <w:rPr>
      <w:sz w:val="16"/>
      <w:szCs w:val="16"/>
    </w:rPr>
  </w:style>
  <w:style w:type="paragraph" w:styleId="CommentText">
    <w:name w:val="annotation text"/>
    <w:basedOn w:val="Normal"/>
    <w:link w:val="CommentTextChar"/>
    <w:rsid w:val="0005248D"/>
    <w:pPr>
      <w:spacing w:line="240" w:lineRule="auto"/>
    </w:pPr>
    <w:rPr>
      <w:sz w:val="20"/>
      <w:szCs w:val="20"/>
    </w:rPr>
  </w:style>
  <w:style w:type="character" w:customStyle="1" w:styleId="CommentTextChar">
    <w:name w:val="Comment Text Char"/>
    <w:basedOn w:val="DefaultParagraphFont"/>
    <w:link w:val="CommentText"/>
    <w:rsid w:val="0005248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rsid w:val="0005248D"/>
    <w:rPr>
      <w:b/>
      <w:bCs/>
    </w:rPr>
  </w:style>
  <w:style w:type="character" w:customStyle="1" w:styleId="CommentSubjectChar">
    <w:name w:val="Comment Subject Char"/>
    <w:basedOn w:val="CommentTextChar"/>
    <w:link w:val="CommentSubject"/>
    <w:rsid w:val="0005248D"/>
    <w:rPr>
      <w:rFonts w:ascii="Times New Roman" w:eastAsia="Times New Roman" w:hAnsi="Times New Roman" w:cs="Times New Roman"/>
      <w:b/>
      <w:bCs/>
      <w:color w:val="000000"/>
      <w:sz w:val="20"/>
      <w:szCs w:val="20"/>
    </w:rPr>
  </w:style>
  <w:style w:type="paragraph" w:styleId="NormalWeb">
    <w:name w:val="Normal (Web)"/>
    <w:basedOn w:val="Normal"/>
    <w:rsid w:val="00EF2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hyperlink" Target="https://doi.org/10.1111/sode.12493" TargetMode="External"/><Relationship Id="rId18" Type="http://schemas.openxmlformats.org/officeDocument/2006/relationships/hyperlink" Target="https://doi.org/10.32614/RJ-2018-017" TargetMode="External"/><Relationship Id="rId26" Type="http://schemas.openxmlformats.org/officeDocument/2006/relationships/hyperlink" Target="https://doi.org/10.1016/j.jecp.2023.105772" TargetMode="External"/><Relationship Id="rId3" Type="http://schemas.openxmlformats.org/officeDocument/2006/relationships/settings" Target="settings.xml"/><Relationship Id="rId21" Type="http://schemas.openxmlformats.org/officeDocument/2006/relationships/hyperlink" Target="https://doi.org/10.1037/0033-295X.99.4.689" TargetMode="External"/><Relationship Id="rId34" Type="http://schemas.openxmlformats.org/officeDocument/2006/relationships/hyperlink" Target="https://escholarship.org/uc/item/75m9c4b3" TargetMode="External"/><Relationship Id="rId7" Type="http://schemas.openxmlformats.org/officeDocument/2006/relationships/image" Target="media/image2.png"/><Relationship Id="rId12" Type="http://schemas.openxmlformats.org/officeDocument/2006/relationships/hyperlink" Target="https://anonymous.4open.science/r/OMIT-74BB/" TargetMode="External"/><Relationship Id="rId17" Type="http://schemas.openxmlformats.org/officeDocument/2006/relationships/hyperlink" Target="https://doi.org/10.3389/fpsyg.2022.1009422" TargetMode="External"/><Relationship Id="rId25" Type="http://schemas.openxmlformats.org/officeDocument/2006/relationships/hyperlink" Target="https://doi.org/10.1162/OPMI_a_00002" TargetMode="External"/><Relationship Id="rId33" Type="http://schemas.openxmlformats.org/officeDocument/2006/relationships/hyperlink" Target="https://doi.org/10.1037/pspa0000182" TargetMode="External"/><Relationship Id="rId2" Type="http://schemas.openxmlformats.org/officeDocument/2006/relationships/styles" Target="styles.xml"/><Relationship Id="rId16" Type="http://schemas.openxmlformats.org/officeDocument/2006/relationships/hyperlink" Target="https://doi.org/10.1037/amp0000191" TargetMode="External"/><Relationship Id="rId20" Type="http://schemas.openxmlformats.org/officeDocument/2006/relationships/hyperlink" Target="https://doi.org/10.1080/08824090802021756" TargetMode="External"/><Relationship Id="rId29" Type="http://schemas.openxmlformats.org/officeDocument/2006/relationships/hyperlink" Target="https://doi.org/10.3389/fpsyg.2016.00440" TargetMode="External"/><Relationship Id="rId1" Type="http://schemas.openxmlformats.org/officeDocument/2006/relationships/numbering" Target="numbering.xml"/><Relationship Id="rId6" Type="http://schemas.openxmlformats.org/officeDocument/2006/relationships/hyperlink" Target="https://anonymous.4open.science/r/OMIT-74BB/" TargetMode="External"/><Relationship Id="rId11" Type="http://schemas.openxmlformats.org/officeDocument/2006/relationships/image" Target="media/image6.png"/><Relationship Id="rId24" Type="http://schemas.openxmlformats.org/officeDocument/2006/relationships/hyperlink" Target="https://doi.org/10.1016/j.langcom.2013.06.003" TargetMode="External"/><Relationship Id="rId32" Type="http://schemas.openxmlformats.org/officeDocument/2006/relationships/hyperlink" Target="https://doi.org/10.1016/j.copsyc.2019.07.044" TargetMode="External"/><Relationship Id="rId5" Type="http://schemas.openxmlformats.org/officeDocument/2006/relationships/image" Target="media/image1.png"/><Relationship Id="rId15" Type="http://schemas.openxmlformats.org/officeDocument/2006/relationships/hyperlink" Target="https://claude.ai" TargetMode="External"/><Relationship Id="rId23" Type="http://schemas.openxmlformats.org/officeDocument/2006/relationships/hyperlink" Target="https://www.R-project.org/" TargetMode="External"/><Relationship Id="rId28" Type="http://schemas.openxmlformats.org/officeDocument/2006/relationships/hyperlink" Target="https://doi.org/10.1093/oso/9780190661427.001.0001"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37/0022-3514.37.1.12" TargetMode="External"/><Relationship Id="rId31" Type="http://schemas.openxmlformats.org/officeDocument/2006/relationships/hyperlink" Target="https://doi.org/10.1126/science.abh105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80/00221325.2012.672350" TargetMode="External"/><Relationship Id="rId22" Type="http://schemas.openxmlformats.org/officeDocument/2006/relationships/hyperlink" Target="https://doi.org/10.1037/dev0000603" TargetMode="External"/><Relationship Id="rId27" Type="http://schemas.openxmlformats.org/officeDocument/2006/relationships/hyperlink" Target="https://doi.org/10.1016/bs.acdb.2021.05.004" TargetMode="External"/><Relationship Id="rId30" Type="http://schemas.openxmlformats.org/officeDocument/2006/relationships/hyperlink" Target="https://doi.org/10.1017/S0140525X24001328" TargetMode="External"/><Relationship Id="rId35" Type="http://schemas.openxmlformats.org/officeDocument/2006/relationships/fontTable" Target="fontTable.xml"/><Relationship Id="rId8" Type="http://schemas.openxmlformats.org/officeDocument/2006/relationships/image" Target="media/image3.png"/><Relationship Id="rId37" Type="http://schemas.openxmlformats.org/officeDocument/2006/relationships/comments" Target="comments.xml"/><Relationship Id="rId38" Type="http://schemas.microsoft.com/office/2011/relationships/commentsExtended" Target="commentsExtended.xml"/><Relationship Id="rId39" Type="http://schemas.microsoft.com/office/2016/09/relationships/commentsIds" Target="commentsIds.xml"/><Relationship Id="rId4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37</Pages>
  <Words>10385</Words>
  <Characters>59196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Expectations of Emotional Intimacy in Close Relationships in Children and Adults</vt:lpstr>
    </vt:vector>
  </TitlesOfParts>
  <Company/>
  <LinksUpToDate>false</LinksUpToDate>
  <CharactersWithSpaces>69443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 of Emotional Intimacy in Close Relationships in Children and Adults</dc:title>
  <dc:creator>[Author names removed for anonymous review]</dc:creator>
  <cp:keywords>social cognition, information sharing, emotional intimacy</cp:keywords>
  <cp:lastModifiedBy>Thomas, Ashley J.</cp:lastModifiedBy>
  <cp:revision>4</cp:revision>
  <dcterms:created xsi:type="dcterms:W3CDTF">2026-10-08T17:09:00Z</dcterms:created>
  <dcterms:modified xsi:type="dcterms:W3CDTF">2026-10-08T20:29:00Z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2026-07-01</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